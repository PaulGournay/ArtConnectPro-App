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1DB1F" w14:textId="6D5BBE93" w:rsidR="00CB2607" w:rsidRDefault="00CB2607"/>
    <w:p w14:paraId="6D0B782A" w14:textId="3F1AC410" w:rsidR="00CB2607" w:rsidRDefault="00CB2607"/>
    <w:p w14:paraId="697A9307" w14:textId="77777777" w:rsidR="00CB2607" w:rsidRDefault="00CB2607"/>
    <w:p w14:paraId="017FBBAF" w14:textId="3F497C4E" w:rsidR="00CB2607" w:rsidRDefault="00CB2607"/>
    <w:p w14:paraId="031439EB" w14:textId="23DBEBB9" w:rsidR="001D18D5" w:rsidRPr="001D18D5" w:rsidRDefault="001D18D5" w:rsidP="001D18D5"/>
    <w:p w14:paraId="3EB3F0A8" w14:textId="352F74A6" w:rsidR="00CB2607" w:rsidRDefault="00CB2607"/>
    <w:p w14:paraId="00CBB448" w14:textId="5E56AB8A" w:rsidR="007E294F" w:rsidRDefault="007E294F" w:rsidP="007E294F">
      <w:pPr>
        <w:jc w:val="right"/>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CE0F85" w14:textId="5A0AE14F" w:rsidR="007E294F" w:rsidRDefault="007E294F" w:rsidP="007E294F">
      <w:pPr>
        <w:jc w:val="right"/>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2B31BF" w14:textId="6760329B" w:rsidR="00CB2607" w:rsidRPr="007E294F" w:rsidRDefault="00FE4D90" w:rsidP="00584248">
      <w:pPr>
        <w:ind w:firstLine="708"/>
        <w:jc w:val="right"/>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7E294F">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ArtConnect</w:t>
      </w:r>
      <w:proofErr w:type="spellEnd"/>
      <w:r w:rsidRPr="007E294F">
        <w:rPr>
          <w:color w:val="156082" w:themeColor="accent1"/>
          <w:sz w:val="72"/>
          <w:szCs w:val="72"/>
          <w:lang w:val="en-GB"/>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w:t>
      </w:r>
    </w:p>
    <w:p w14:paraId="1400FA5C" w14:textId="6D31BDC3" w:rsidR="00FE4D90" w:rsidRPr="007E294F" w:rsidRDefault="00FE4D90">
      <w:pPr>
        <w:rPr>
          <w:lang w:val="en-GB"/>
        </w:rPr>
      </w:pPr>
      <w:r w:rsidRPr="007E294F">
        <w:rPr>
          <w:lang w:val="en-GB"/>
        </w:rPr>
        <w:br w:type="page"/>
      </w:r>
    </w:p>
    <w:p w14:paraId="64A34899" w14:textId="77777777" w:rsidR="00CB2607" w:rsidRPr="005476A2" w:rsidRDefault="00CB2607">
      <w:pPr>
        <w:rPr>
          <w:lang w:val="en-US"/>
        </w:rPr>
      </w:pPr>
    </w:p>
    <w:p w14:paraId="4A4354F8" w14:textId="77777777" w:rsidR="005476A2" w:rsidRDefault="005476A2" w:rsidP="005476A2">
      <w:pPr>
        <w:pStyle w:val="Titre1"/>
        <w:rPr>
          <w:lang w:val="en-US"/>
        </w:rPr>
      </w:pPr>
      <w:r w:rsidRPr="005476A2">
        <w:rPr>
          <w:lang w:val="en-US"/>
        </w:rPr>
        <w:t xml:space="preserve">Project Structure </w:t>
      </w:r>
    </w:p>
    <w:p w14:paraId="6B376D61" w14:textId="2D9F8E0A" w:rsidR="005476A2" w:rsidRDefault="005476A2" w:rsidP="005476A2">
      <w:pPr>
        <w:pStyle w:val="Titre2"/>
        <w:rPr>
          <w:lang w:val="en-US"/>
        </w:rPr>
      </w:pPr>
      <w:r w:rsidRPr="005476A2">
        <w:rPr>
          <w:lang w:val="en-US"/>
        </w:rPr>
        <w:t xml:space="preserve">Step 1: Understanding </w:t>
      </w:r>
      <w:proofErr w:type="spellStart"/>
      <w:r w:rsidRPr="005476A2">
        <w:rPr>
          <w:lang w:val="en-US"/>
        </w:rPr>
        <w:t>ArtConnect</w:t>
      </w:r>
      <w:proofErr w:type="spellEnd"/>
      <w:r w:rsidRPr="005476A2">
        <w:rPr>
          <w:lang w:val="en-US"/>
        </w:rPr>
        <w:t xml:space="preserve"> and Defining the Functional Scope</w:t>
      </w:r>
    </w:p>
    <w:p w14:paraId="08FEAB22" w14:textId="77777777" w:rsidR="00AD34B2" w:rsidRPr="00D6582F" w:rsidRDefault="00AD34B2" w:rsidP="00AD34B2">
      <w:pPr>
        <w:rPr>
          <w:b/>
          <w:lang w:val="en-US"/>
        </w:rPr>
      </w:pPr>
      <w:r w:rsidRPr="00D6582F">
        <w:rPr>
          <w:b/>
          <w:lang w:val="en-US"/>
        </w:rPr>
        <w:t xml:space="preserve">Tasks: </w:t>
      </w:r>
    </w:p>
    <w:p w14:paraId="2CF7E2D5" w14:textId="77777777" w:rsidR="00AD34B2" w:rsidRPr="00AD34B2" w:rsidRDefault="00AD34B2" w:rsidP="00D6582F">
      <w:pPr>
        <w:pStyle w:val="Sous-titre"/>
        <w:rPr>
          <w:lang w:val="en-US"/>
        </w:rPr>
      </w:pPr>
      <w:r w:rsidRPr="00AD34B2">
        <w:rPr>
          <w:lang w:val="en-US"/>
        </w:rPr>
        <w:t xml:space="preserve">1. Exploring the </w:t>
      </w:r>
      <w:proofErr w:type="gramStart"/>
      <w:r w:rsidRPr="00AD34B2">
        <w:rPr>
          <w:lang w:val="en-US"/>
        </w:rPr>
        <w:t>provided application</w:t>
      </w:r>
      <w:proofErr w:type="gramEnd"/>
      <w:r w:rsidRPr="00AD34B2">
        <w:rPr>
          <w:lang w:val="en-US"/>
        </w:rPr>
        <w:t xml:space="preserve"> </w:t>
      </w:r>
    </w:p>
    <w:p w14:paraId="182F177D" w14:textId="77777777" w:rsidR="005F301F" w:rsidRDefault="00AD34B2" w:rsidP="00AD34B2">
      <w:pPr>
        <w:pStyle w:val="Paragraphedeliste"/>
        <w:numPr>
          <w:ilvl w:val="0"/>
          <w:numId w:val="1"/>
        </w:numPr>
        <w:rPr>
          <w:lang w:val="en-US"/>
        </w:rPr>
      </w:pPr>
      <w:r w:rsidRPr="00AD34B2">
        <w:rPr>
          <w:lang w:val="en-US"/>
        </w:rPr>
        <w:t xml:space="preserve">Import the </w:t>
      </w:r>
      <w:proofErr w:type="spellStart"/>
      <w:r w:rsidRPr="00AD34B2">
        <w:rPr>
          <w:lang w:val="en-US"/>
        </w:rPr>
        <w:t>ArtConnect</w:t>
      </w:r>
      <w:proofErr w:type="spellEnd"/>
      <w:r w:rsidRPr="00AD34B2">
        <w:rPr>
          <w:lang w:val="en-US"/>
        </w:rPr>
        <w:t xml:space="preserve"> Java project into your IDE. </w:t>
      </w:r>
    </w:p>
    <w:p w14:paraId="3CC5BE7E" w14:textId="5A7A12C6" w:rsidR="00AD34B2" w:rsidRPr="00AD34B2" w:rsidRDefault="005F301F" w:rsidP="005F301F">
      <w:pPr>
        <w:pStyle w:val="Paragraphedeliste"/>
        <w:ind w:left="360"/>
        <w:rPr>
          <w:lang w:val="en-US"/>
        </w:rPr>
      </w:pPr>
      <w:r w:rsidRPr="005F301F">
        <w:rPr>
          <w:lang w:val="en-US"/>
        </w:rPr>
        <w:sym w:font="Wingdings" w:char="F0E0"/>
      </w:r>
      <w:proofErr w:type="spellStart"/>
      <w:r>
        <w:rPr>
          <w:lang w:val="en-US"/>
        </w:rPr>
        <w:t>github</w:t>
      </w:r>
      <w:proofErr w:type="spellEnd"/>
      <w:r>
        <w:rPr>
          <w:lang w:val="en-US"/>
        </w:rPr>
        <w:t xml:space="preserve"> </w:t>
      </w:r>
      <w:proofErr w:type="gramStart"/>
      <w:r>
        <w:rPr>
          <w:lang w:val="en-US"/>
        </w:rPr>
        <w:t>link :</w:t>
      </w:r>
      <w:proofErr w:type="gramEnd"/>
      <w:r>
        <w:rPr>
          <w:lang w:val="en-US"/>
        </w:rPr>
        <w:t xml:space="preserve"> </w:t>
      </w:r>
      <w:hyperlink r:id="rId8" w:history="1">
        <w:r w:rsidRPr="005F301F">
          <w:rPr>
            <w:rStyle w:val="Lienhypertexte"/>
            <w:lang w:val="en-US"/>
          </w:rPr>
          <w:t>https://github.com/PaulGournay/ArtConnectPro-App.git</w:t>
        </w:r>
      </w:hyperlink>
    </w:p>
    <w:p w14:paraId="0929C97C" w14:textId="24E9A848" w:rsidR="00AD34B2" w:rsidRPr="00AD34B2" w:rsidRDefault="001469EF" w:rsidP="00AD34B2">
      <w:pPr>
        <w:pStyle w:val="Paragraphedeliste"/>
        <w:numPr>
          <w:ilvl w:val="0"/>
          <w:numId w:val="1"/>
        </w:numPr>
        <w:rPr>
          <w:lang w:val="en-US"/>
        </w:rPr>
      </w:pPr>
      <w:r w:rsidRPr="001469EF">
        <w:rPr>
          <w:noProof/>
          <w:lang w:val="en-US"/>
        </w:rPr>
        <w:drawing>
          <wp:anchor distT="0" distB="0" distL="114300" distR="114300" simplePos="0" relativeHeight="251658240" behindDoc="0" locked="0" layoutInCell="1" allowOverlap="1" wp14:anchorId="667191E5" wp14:editId="32E988DB">
            <wp:simplePos x="0" y="0"/>
            <wp:positionH relativeFrom="margin">
              <wp:align>left</wp:align>
            </wp:positionH>
            <wp:positionV relativeFrom="paragraph">
              <wp:posOffset>272651</wp:posOffset>
            </wp:positionV>
            <wp:extent cx="3565097" cy="2149590"/>
            <wp:effectExtent l="0" t="0" r="0" b="3175"/>
            <wp:wrapNone/>
            <wp:docPr id="449519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9887" name=""/>
                    <pic:cNvPicPr/>
                  </pic:nvPicPr>
                  <pic:blipFill>
                    <a:blip r:embed="rId9"/>
                    <a:stretch>
                      <a:fillRect/>
                    </a:stretch>
                  </pic:blipFill>
                  <pic:spPr>
                    <a:xfrm>
                      <a:off x="0" y="0"/>
                      <a:ext cx="3565097" cy="2149590"/>
                    </a:xfrm>
                    <a:prstGeom prst="rect">
                      <a:avLst/>
                    </a:prstGeom>
                  </pic:spPr>
                </pic:pic>
              </a:graphicData>
            </a:graphic>
            <wp14:sizeRelH relativeFrom="margin">
              <wp14:pctWidth>0</wp14:pctWidth>
            </wp14:sizeRelH>
            <wp14:sizeRelV relativeFrom="margin">
              <wp14:pctHeight>0</wp14:pctHeight>
            </wp14:sizeRelV>
          </wp:anchor>
        </w:drawing>
      </w:r>
      <w:r w:rsidR="00AD34B2" w:rsidRPr="00AD34B2">
        <w:rPr>
          <w:lang w:val="en-US"/>
        </w:rPr>
        <w:t xml:space="preserve">Launch the application (as-is, it uses in-memory services and dummy data). </w:t>
      </w:r>
    </w:p>
    <w:p w14:paraId="7E7BC39B" w14:textId="2CCBAF72" w:rsidR="005F301F" w:rsidRDefault="005F301F" w:rsidP="005F301F">
      <w:pPr>
        <w:rPr>
          <w:lang w:val="en-US"/>
        </w:rPr>
      </w:pPr>
    </w:p>
    <w:p w14:paraId="0BD3A458" w14:textId="3F75BB4B" w:rsidR="005F301F" w:rsidRDefault="005F301F" w:rsidP="005F301F">
      <w:pPr>
        <w:rPr>
          <w:lang w:val="en-US"/>
        </w:rPr>
      </w:pPr>
    </w:p>
    <w:p w14:paraId="2E82F897" w14:textId="229EF89A" w:rsidR="005F301F" w:rsidRDefault="00B72AF5" w:rsidP="005F301F">
      <w:pPr>
        <w:rPr>
          <w:lang w:val="en-US"/>
        </w:rPr>
      </w:pPr>
      <w:r>
        <w:rPr>
          <w:noProof/>
          <w:lang w:val="en-US"/>
        </w:rPr>
        <mc:AlternateContent>
          <mc:Choice Requires="wps">
            <w:drawing>
              <wp:anchor distT="0" distB="0" distL="114300" distR="114300" simplePos="0" relativeHeight="251658241" behindDoc="0" locked="0" layoutInCell="1" allowOverlap="1" wp14:anchorId="36AD7312" wp14:editId="3347DB6B">
                <wp:simplePos x="0" y="0"/>
                <wp:positionH relativeFrom="column">
                  <wp:posOffset>4096932</wp:posOffset>
                </wp:positionH>
                <wp:positionV relativeFrom="paragraph">
                  <wp:posOffset>70780</wp:posOffset>
                </wp:positionV>
                <wp:extent cx="2238153" cy="616688"/>
                <wp:effectExtent l="0" t="0" r="10160" b="12065"/>
                <wp:wrapNone/>
                <wp:docPr id="706408376" name="Zone de texte 2"/>
                <wp:cNvGraphicFramePr/>
                <a:graphic xmlns:a="http://schemas.openxmlformats.org/drawingml/2006/main">
                  <a:graphicData uri="http://schemas.microsoft.com/office/word/2010/wordprocessingShape">
                    <wps:wsp>
                      <wps:cNvSpPr txBox="1"/>
                      <wps:spPr>
                        <a:xfrm>
                          <a:off x="0" y="0"/>
                          <a:ext cx="2238153" cy="616688"/>
                        </a:xfrm>
                        <a:prstGeom prst="rect">
                          <a:avLst/>
                        </a:prstGeom>
                        <a:solidFill>
                          <a:schemeClr val="lt1"/>
                        </a:solidFill>
                        <a:ln w="6350">
                          <a:solidFill>
                            <a:prstClr val="black"/>
                          </a:solidFill>
                        </a:ln>
                      </wps:spPr>
                      <wps:txbx>
                        <w:txbxContent>
                          <w:p w14:paraId="03BF0CEC" w14:textId="2CB284BA" w:rsidR="001469EF" w:rsidRPr="00021E52" w:rsidRDefault="00021E52">
                            <w:pPr>
                              <w:rPr>
                                <w:lang w:val="en-US"/>
                              </w:rPr>
                            </w:pPr>
                            <w:r w:rsidRPr="00021E52">
                              <w:rPr>
                                <w:lang w:val="en-US"/>
                              </w:rPr>
                              <w:t>We see clearly the app s</w:t>
                            </w:r>
                            <w:r>
                              <w:rPr>
                                <w:lang w:val="en-US"/>
                              </w:rPr>
                              <w:t xml:space="preserve">tarting </w:t>
                            </w:r>
                            <w:r w:rsidR="00B72AF5">
                              <w:rPr>
                                <w:lang w:val="en-US"/>
                              </w:rPr>
                              <w:t>in the In-Memory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6AD7312" id="_x0000_t202" coordsize="21600,21600" o:spt="202" path="m,l,21600r21600,l21600,xe">
                <v:stroke joinstyle="miter"/>
                <v:path gradientshapeok="t" o:connecttype="rect"/>
              </v:shapetype>
              <v:shape id="Zone de texte 2" o:spid="_x0000_s1026" type="#_x0000_t202" style="position:absolute;margin-left:322.6pt;margin-top:5.55pt;width:176.25pt;height:48.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" fillcolor="white [3201]" strokeweight=".5pt">
                <v:textbox>
                  <w:txbxContent>
                    <w:p w14:paraId="03BF0CEC" w14:textId="2CB284BA" w:rsidR="001469EF" w:rsidRPr="00021E52" w:rsidRDefault="00021E52">
                      <w:pPr>
                        <w:rPr>
                          <w:lang w:val="en-US"/>
                        </w:rPr>
                      </w:pPr>
                      <w:r w:rsidRPr="00021E52">
                        <w:rPr>
                          <w:lang w:val="en-US"/>
                        </w:rPr>
                        <w:t>We see clearly the app s</w:t>
                      </w:r>
                      <w:r>
                        <w:rPr>
                          <w:lang w:val="en-US"/>
                        </w:rPr>
                        <w:t xml:space="preserve">tarting </w:t>
                      </w:r>
                      <w:r w:rsidR="00B72AF5">
                        <w:rPr>
                          <w:lang w:val="en-US"/>
                        </w:rPr>
                        <w:t>in the In-Memory Mode</w:t>
                      </w:r>
                    </w:p>
                  </w:txbxContent>
                </v:textbox>
              </v:shape>
            </w:pict>
          </mc:Fallback>
        </mc:AlternateContent>
      </w:r>
    </w:p>
    <w:p w14:paraId="773C1D8B" w14:textId="34E94ADE" w:rsidR="005F301F" w:rsidRDefault="001469EF" w:rsidP="005F301F">
      <w:pPr>
        <w:rPr>
          <w:lang w:val="en-US"/>
        </w:rPr>
      </w:pPr>
      <w:r>
        <w:rPr>
          <w:noProof/>
          <w:lang w:val="en-US"/>
        </w:rPr>
        <mc:AlternateContent>
          <mc:Choice Requires="wps">
            <w:drawing>
              <wp:anchor distT="0" distB="0" distL="114300" distR="114300" simplePos="0" relativeHeight="251658242" behindDoc="0" locked="0" layoutInCell="1" allowOverlap="1" wp14:anchorId="74EA0475" wp14:editId="10E320B9">
                <wp:simplePos x="0" y="0"/>
                <wp:positionH relativeFrom="column">
                  <wp:posOffset>3113066</wp:posOffset>
                </wp:positionH>
                <wp:positionV relativeFrom="paragraph">
                  <wp:posOffset>84854</wp:posOffset>
                </wp:positionV>
                <wp:extent cx="898451" cy="0"/>
                <wp:effectExtent l="0" t="76200" r="16510" b="95250"/>
                <wp:wrapNone/>
                <wp:docPr id="953364070" name="Connecteur droit avec flèche 3"/>
                <wp:cNvGraphicFramePr/>
                <a:graphic xmlns:a="http://schemas.openxmlformats.org/drawingml/2006/main">
                  <a:graphicData uri="http://schemas.microsoft.com/office/word/2010/wordprocessingShape">
                    <wps:wsp>
                      <wps:cNvCnPr/>
                      <wps:spPr>
                        <a:xfrm>
                          <a:off x="0" y="0"/>
                          <a:ext cx="898451" cy="0"/>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07000F8A" id="_x0000_t32" coordsize="21600,21600" o:spt="32" o:oned="t" path="m,l21600,21600e" filled="f">
                <v:path arrowok="t" fillok="f" o:connecttype="none"/>
                <o:lock v:ext="edit" shapetype="t"/>
              </v:shapetype>
              <v:shape id="Connecteur droit avec flèche 3" o:spid="_x0000_s1026" type="#_x0000_t32" style="position:absolute;margin-left:245.1pt;margin-top:6.7pt;width:70.75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" strokecolor="#e00" strokeweight="1.5pt">
                <v:stroke endarrow="block" joinstyle="miter"/>
              </v:shape>
            </w:pict>
          </mc:Fallback>
        </mc:AlternateContent>
      </w:r>
    </w:p>
    <w:p w14:paraId="1C4687A4" w14:textId="77777777" w:rsidR="005F301F" w:rsidRDefault="005F301F" w:rsidP="005F301F">
      <w:pPr>
        <w:rPr>
          <w:lang w:val="en-US"/>
        </w:rPr>
      </w:pPr>
    </w:p>
    <w:p w14:paraId="01F1A970" w14:textId="77777777" w:rsidR="005F301F" w:rsidRDefault="005F301F" w:rsidP="005F301F">
      <w:pPr>
        <w:rPr>
          <w:lang w:val="en-US"/>
        </w:rPr>
      </w:pPr>
    </w:p>
    <w:p w14:paraId="5CB6B9CD" w14:textId="77777777" w:rsidR="005F301F" w:rsidRPr="005F301F" w:rsidRDefault="005F301F" w:rsidP="005F301F">
      <w:pPr>
        <w:rPr>
          <w:lang w:val="en-US"/>
        </w:rPr>
      </w:pPr>
    </w:p>
    <w:p w14:paraId="1B92E8AA" w14:textId="77777777" w:rsidR="00AD34B2" w:rsidRPr="00AD34B2" w:rsidRDefault="00AD34B2" w:rsidP="00D6582F">
      <w:pPr>
        <w:pStyle w:val="Sous-titre"/>
        <w:rPr>
          <w:lang w:val="en-US"/>
        </w:rPr>
      </w:pPr>
      <w:r w:rsidRPr="00AD34B2">
        <w:rPr>
          <w:lang w:val="en-US"/>
        </w:rPr>
        <w:t xml:space="preserve">2. Functional analysis </w:t>
      </w:r>
    </w:p>
    <w:p w14:paraId="40DB87F6" w14:textId="39619AF6" w:rsidR="00C875B3" w:rsidRDefault="00AD34B2" w:rsidP="00C875B3">
      <w:pPr>
        <w:pStyle w:val="Paragraphedeliste"/>
        <w:numPr>
          <w:ilvl w:val="0"/>
          <w:numId w:val="4"/>
        </w:numPr>
        <w:rPr>
          <w:lang w:val="en-US"/>
        </w:rPr>
      </w:pPr>
      <w:r w:rsidRPr="00AD34B2">
        <w:rPr>
          <w:lang w:val="en-US"/>
        </w:rPr>
        <w:t xml:space="preserve">List the main features you see in the interface (from the user’s perspective). </w:t>
      </w:r>
    </w:p>
    <w:p w14:paraId="672D3741" w14:textId="4184B455" w:rsidR="00090978" w:rsidRPr="00090978" w:rsidRDefault="009D508E" w:rsidP="00090978">
      <w:pPr>
        <w:pStyle w:val="Paragraphedeliste"/>
        <w:ind w:left="360"/>
        <w:rPr>
          <w:lang w:val="en-US"/>
        </w:rPr>
      </w:pPr>
      <w:proofErr w:type="gramStart"/>
      <w:r>
        <w:rPr>
          <w:lang w:val="en-US"/>
        </w:rPr>
        <w:t>First</w:t>
      </w:r>
      <w:proofErr w:type="gramEnd"/>
      <w:r>
        <w:rPr>
          <w:lang w:val="en-US"/>
        </w:rPr>
        <w:t xml:space="preserve"> we have 7 pages </w:t>
      </w:r>
      <w:r w:rsidR="00090978">
        <w:rPr>
          <w:lang w:val="en-US"/>
        </w:rPr>
        <w:t>for the user:</w:t>
      </w:r>
    </w:p>
    <w:p w14:paraId="5F20CDBE" w14:textId="642F3799" w:rsidR="00C875B3" w:rsidRDefault="00090978" w:rsidP="009D508E">
      <w:pPr>
        <w:pStyle w:val="Paragraphedeliste"/>
        <w:numPr>
          <w:ilvl w:val="0"/>
          <w:numId w:val="5"/>
        </w:numPr>
        <w:rPr>
          <w:lang w:val="en-US"/>
        </w:rPr>
      </w:pPr>
      <w:r>
        <w:rPr>
          <w:lang w:val="en-US"/>
        </w:rPr>
        <w:t>The discover dashboard</w:t>
      </w:r>
      <w:r w:rsidR="00D57E95">
        <w:rPr>
          <w:lang w:val="en-US"/>
        </w:rPr>
        <w:t xml:space="preserve">: </w:t>
      </w:r>
      <w:r w:rsidR="00A10ED3">
        <w:rPr>
          <w:lang w:val="en-US"/>
        </w:rPr>
        <w:t xml:space="preserve">We can </w:t>
      </w:r>
      <w:proofErr w:type="gramStart"/>
      <w:r w:rsidR="00A10ED3">
        <w:rPr>
          <w:lang w:val="en-US"/>
        </w:rPr>
        <w:t xml:space="preserve">view </w:t>
      </w:r>
      <w:r w:rsidR="00FF3236">
        <w:rPr>
          <w:lang w:val="en-US"/>
        </w:rPr>
        <w:t>a</w:t>
      </w:r>
      <w:proofErr w:type="gramEnd"/>
      <w:r w:rsidR="00FF3236">
        <w:rPr>
          <w:lang w:val="en-US"/>
        </w:rPr>
        <w:t xml:space="preserve"> </w:t>
      </w:r>
      <w:proofErr w:type="spellStart"/>
      <w:r w:rsidR="00464D10">
        <w:rPr>
          <w:lang w:val="en-US"/>
        </w:rPr>
        <w:t>a</w:t>
      </w:r>
      <w:proofErr w:type="spellEnd"/>
      <w:r w:rsidR="00464D10">
        <w:rPr>
          <w:lang w:val="en-US"/>
        </w:rPr>
        <w:t xml:space="preserve"> selection of feature</w:t>
      </w:r>
      <w:r w:rsidR="004B37D2">
        <w:rPr>
          <w:lang w:val="en-US"/>
        </w:rPr>
        <w:t xml:space="preserve">d exhibitions and </w:t>
      </w:r>
      <w:r w:rsidR="00AC03BF">
        <w:rPr>
          <w:lang w:val="en-US"/>
        </w:rPr>
        <w:t xml:space="preserve">upcoming workshops with their </w:t>
      </w:r>
      <w:proofErr w:type="spellStart"/>
      <w:proofErr w:type="gramStart"/>
      <w:r w:rsidR="00AC03BF">
        <w:rPr>
          <w:lang w:val="en-US"/>
        </w:rPr>
        <w:t>informations</w:t>
      </w:r>
      <w:proofErr w:type="spellEnd"/>
      <w:proofErr w:type="gramEnd"/>
      <w:r w:rsidR="00050287">
        <w:rPr>
          <w:lang w:val="en-US"/>
        </w:rPr>
        <w:t>.</w:t>
      </w:r>
    </w:p>
    <w:p w14:paraId="59A03DDD" w14:textId="7429068E" w:rsidR="00050287" w:rsidRPr="00C875B3" w:rsidRDefault="007C5666" w:rsidP="009D508E">
      <w:pPr>
        <w:pStyle w:val="Paragraphedeliste"/>
        <w:numPr>
          <w:ilvl w:val="0"/>
          <w:numId w:val="5"/>
        </w:numPr>
        <w:rPr>
          <w:lang w:val="en-US"/>
        </w:rPr>
      </w:pPr>
      <w:proofErr w:type="gramStart"/>
      <w:r>
        <w:rPr>
          <w:lang w:val="en-US"/>
        </w:rPr>
        <w:t>Artists</w:t>
      </w:r>
      <w:proofErr w:type="gramEnd"/>
      <w:r>
        <w:rPr>
          <w:lang w:val="en-US"/>
        </w:rPr>
        <w:t xml:space="preserve"> directory</w:t>
      </w:r>
      <w:r w:rsidR="00767262">
        <w:rPr>
          <w:lang w:val="en-US"/>
        </w:rPr>
        <w:t xml:space="preserve">: list of artists </w:t>
      </w:r>
      <w:r w:rsidR="00125345">
        <w:rPr>
          <w:lang w:val="en-US"/>
        </w:rPr>
        <w:t xml:space="preserve">with the ability </w:t>
      </w:r>
      <w:r w:rsidR="00D05F99">
        <w:rPr>
          <w:lang w:val="en-US"/>
        </w:rPr>
        <w:t xml:space="preserve">to filter by </w:t>
      </w:r>
      <w:r w:rsidR="00322B95">
        <w:rPr>
          <w:lang w:val="en-US"/>
        </w:rPr>
        <w:t>discipline</w:t>
      </w:r>
      <w:r w:rsidR="00B310D4">
        <w:rPr>
          <w:lang w:val="en-US"/>
        </w:rPr>
        <w:t xml:space="preserve"> or by name</w:t>
      </w:r>
      <w:r w:rsidR="00536A80">
        <w:rPr>
          <w:lang w:val="en-US"/>
        </w:rPr>
        <w:t>.</w:t>
      </w:r>
    </w:p>
    <w:p w14:paraId="031D6B88" w14:textId="6101695C" w:rsidR="00536A80" w:rsidRPr="00C875B3" w:rsidRDefault="004C173D" w:rsidP="009D508E">
      <w:pPr>
        <w:pStyle w:val="Paragraphedeliste"/>
        <w:numPr>
          <w:ilvl w:val="0"/>
          <w:numId w:val="5"/>
        </w:numPr>
        <w:rPr>
          <w:lang w:val="en-US"/>
        </w:rPr>
      </w:pPr>
      <w:r>
        <w:rPr>
          <w:lang w:val="en-US"/>
        </w:rPr>
        <w:t xml:space="preserve">Artwork gallery: Access </w:t>
      </w:r>
      <w:r w:rsidR="00744715">
        <w:rPr>
          <w:lang w:val="en-US"/>
        </w:rPr>
        <w:t xml:space="preserve">to a catalogue of work </w:t>
      </w:r>
      <w:r w:rsidR="00533A1C">
        <w:rPr>
          <w:lang w:val="en-US"/>
        </w:rPr>
        <w:t>including the details on them.</w:t>
      </w:r>
    </w:p>
    <w:p w14:paraId="7798B5D7" w14:textId="446D3E10" w:rsidR="00533A1C" w:rsidRPr="00C875B3" w:rsidRDefault="00533A1C" w:rsidP="009D508E">
      <w:pPr>
        <w:pStyle w:val="Paragraphedeliste"/>
        <w:numPr>
          <w:ilvl w:val="0"/>
          <w:numId w:val="5"/>
        </w:numPr>
        <w:rPr>
          <w:lang w:val="en-US"/>
        </w:rPr>
      </w:pPr>
      <w:proofErr w:type="spellStart"/>
      <w:r>
        <w:rPr>
          <w:lang w:val="en-US"/>
        </w:rPr>
        <w:t>Galery</w:t>
      </w:r>
      <w:proofErr w:type="spellEnd"/>
      <w:r>
        <w:rPr>
          <w:lang w:val="en-US"/>
        </w:rPr>
        <w:t xml:space="preserve"> management: list local art venue </w:t>
      </w:r>
      <w:r w:rsidR="002974D8">
        <w:rPr>
          <w:lang w:val="en-US"/>
        </w:rPr>
        <w:t xml:space="preserve">including </w:t>
      </w:r>
      <w:r w:rsidR="00CB2379">
        <w:rPr>
          <w:lang w:val="en-US"/>
        </w:rPr>
        <w:t>address</w:t>
      </w:r>
      <w:r w:rsidR="00B22A90">
        <w:rPr>
          <w:lang w:val="en-US"/>
        </w:rPr>
        <w:t xml:space="preserve"> and client rate.</w:t>
      </w:r>
    </w:p>
    <w:p w14:paraId="5398A03B" w14:textId="2023E0DC" w:rsidR="00B22A90" w:rsidRPr="00C875B3" w:rsidRDefault="00B22A90" w:rsidP="009D508E">
      <w:pPr>
        <w:pStyle w:val="Paragraphedeliste"/>
        <w:numPr>
          <w:ilvl w:val="0"/>
          <w:numId w:val="5"/>
        </w:numPr>
        <w:rPr>
          <w:lang w:val="en-US"/>
        </w:rPr>
      </w:pPr>
      <w:r>
        <w:rPr>
          <w:lang w:val="en-US"/>
        </w:rPr>
        <w:t>Exhibition calendar</w:t>
      </w:r>
      <w:r w:rsidR="008F7D4B">
        <w:rPr>
          <w:lang w:val="en-US"/>
        </w:rPr>
        <w:t xml:space="preserve">: Track </w:t>
      </w:r>
      <w:r w:rsidR="00AF7EA9">
        <w:rPr>
          <w:lang w:val="en-US"/>
        </w:rPr>
        <w:t xml:space="preserve">art events </w:t>
      </w:r>
      <w:r w:rsidR="006B3C6A">
        <w:rPr>
          <w:lang w:val="en-US"/>
        </w:rPr>
        <w:t>organized by theme</w:t>
      </w:r>
      <w:r w:rsidR="002155B0">
        <w:rPr>
          <w:lang w:val="en-US"/>
        </w:rPr>
        <w:t xml:space="preserve">, </w:t>
      </w:r>
      <w:r w:rsidR="000A5FB3">
        <w:rPr>
          <w:lang w:val="en-US"/>
        </w:rPr>
        <w:t>location and start date.</w:t>
      </w:r>
    </w:p>
    <w:p w14:paraId="1E647E57" w14:textId="6EB9D0FF" w:rsidR="000A5FB3" w:rsidRPr="00C875B3" w:rsidRDefault="00B80094" w:rsidP="009D508E">
      <w:pPr>
        <w:pStyle w:val="Paragraphedeliste"/>
        <w:numPr>
          <w:ilvl w:val="0"/>
          <w:numId w:val="5"/>
        </w:numPr>
        <w:rPr>
          <w:lang w:val="en-US"/>
        </w:rPr>
      </w:pPr>
      <w:r>
        <w:rPr>
          <w:lang w:val="en-US"/>
        </w:rPr>
        <w:t>Educational workshops</w:t>
      </w:r>
      <w:r w:rsidR="003E1F72">
        <w:rPr>
          <w:lang w:val="en-US"/>
        </w:rPr>
        <w:t xml:space="preserve">: </w:t>
      </w:r>
      <w:r w:rsidR="003E1F72" w:rsidRPr="003E1F72">
        <w:rPr>
          <w:lang w:val="en-US"/>
        </w:rPr>
        <w:t xml:space="preserve">Explore </w:t>
      </w:r>
      <w:r w:rsidR="003E1F72">
        <w:rPr>
          <w:lang w:val="en-US"/>
        </w:rPr>
        <w:t>artist</w:t>
      </w:r>
      <w:r w:rsidR="003E1F72" w:rsidRPr="003E1F72">
        <w:rPr>
          <w:lang w:val="en-US"/>
        </w:rPr>
        <w:t xml:space="preserve"> training sessions filtered by instructor, price, and skill level</w:t>
      </w:r>
    </w:p>
    <w:p w14:paraId="2C69281D" w14:textId="6B0A47FC" w:rsidR="009F799F" w:rsidRPr="00C875B3" w:rsidRDefault="00B65A95" w:rsidP="009D508E">
      <w:pPr>
        <w:pStyle w:val="Paragraphedeliste"/>
        <w:numPr>
          <w:ilvl w:val="0"/>
          <w:numId w:val="5"/>
        </w:numPr>
        <w:rPr>
          <w:lang w:val="en-US"/>
        </w:rPr>
      </w:pPr>
      <w:r>
        <w:rPr>
          <w:lang w:val="en-US"/>
        </w:rPr>
        <w:t xml:space="preserve">Community page: </w:t>
      </w:r>
      <w:r w:rsidRPr="00B65A95">
        <w:rPr>
          <w:lang w:val="en-US"/>
        </w:rPr>
        <w:t>View a list of registered community members promoting local art</w:t>
      </w:r>
    </w:p>
    <w:p w14:paraId="2C4A50CC" w14:textId="034E1FC8" w:rsidR="00AD34B2" w:rsidRDefault="00AD34B2" w:rsidP="00A970F8">
      <w:pPr>
        <w:pStyle w:val="Paragraphedeliste"/>
        <w:numPr>
          <w:ilvl w:val="0"/>
          <w:numId w:val="4"/>
        </w:numPr>
        <w:rPr>
          <w:lang w:val="en-US"/>
        </w:rPr>
      </w:pPr>
      <w:r w:rsidRPr="00AD34B2">
        <w:rPr>
          <w:lang w:val="en-US"/>
        </w:rPr>
        <w:t xml:space="preserve">Identify at least two roles or user profiles (e.g., “organizer” vs. “visitor”; even if the current interface does not yet handle authentication, you can define them conceptually). </w:t>
      </w:r>
    </w:p>
    <w:p w14:paraId="7011B0C1" w14:textId="77777777" w:rsidR="00D40993" w:rsidRDefault="00D40993" w:rsidP="00D40993">
      <w:pPr>
        <w:pStyle w:val="Paragraphedeliste"/>
        <w:ind w:left="1080"/>
        <w:rPr>
          <w:lang w:val="en-US"/>
        </w:rPr>
      </w:pPr>
    </w:p>
    <w:p w14:paraId="77DF996B" w14:textId="57A4B071" w:rsidR="00116AAC" w:rsidRDefault="003B69EB" w:rsidP="00116AAC">
      <w:pPr>
        <w:pStyle w:val="Paragraphedeliste"/>
        <w:numPr>
          <w:ilvl w:val="0"/>
          <w:numId w:val="6"/>
        </w:numPr>
        <w:rPr>
          <w:lang w:val="en-US"/>
        </w:rPr>
      </w:pPr>
      <w:r>
        <w:rPr>
          <w:lang w:val="en-US"/>
        </w:rPr>
        <w:t>Visitor:</w:t>
      </w:r>
      <w:r w:rsidR="003D0E95">
        <w:rPr>
          <w:lang w:val="en-US"/>
        </w:rPr>
        <w:t xml:space="preserve"> </w:t>
      </w:r>
    </w:p>
    <w:p w14:paraId="1833A5E4" w14:textId="340C31C9" w:rsidR="003D0E95" w:rsidRDefault="003D0E95" w:rsidP="003D0E95">
      <w:pPr>
        <w:pStyle w:val="Paragraphedeliste"/>
        <w:ind w:left="1416"/>
        <w:rPr>
          <w:lang w:val="en-US"/>
        </w:rPr>
      </w:pPr>
      <w:r>
        <w:rPr>
          <w:lang w:val="en-US"/>
        </w:rPr>
        <w:t>-</w:t>
      </w:r>
      <w:r w:rsidR="0074455D">
        <w:rPr>
          <w:lang w:val="en-US"/>
        </w:rPr>
        <w:t>Brow</w:t>
      </w:r>
      <w:r w:rsidR="00A84D1F">
        <w:rPr>
          <w:lang w:val="en-US"/>
        </w:rPr>
        <w:t>ses</w:t>
      </w:r>
      <w:r w:rsidR="00AD479E">
        <w:rPr>
          <w:lang w:val="en-US"/>
        </w:rPr>
        <w:t xml:space="preserve"> the </w:t>
      </w:r>
      <w:r w:rsidR="009E108B">
        <w:rPr>
          <w:lang w:val="en-US"/>
        </w:rPr>
        <w:t>artists, artwork, exhibitions…</w:t>
      </w:r>
    </w:p>
    <w:p w14:paraId="0A9D5EA6" w14:textId="22A1C807" w:rsidR="003510D9" w:rsidRDefault="003D0E95" w:rsidP="003D0E95">
      <w:pPr>
        <w:pStyle w:val="Paragraphedeliste"/>
        <w:ind w:left="1416"/>
        <w:rPr>
          <w:lang w:val="en-US"/>
        </w:rPr>
      </w:pPr>
      <w:r>
        <w:rPr>
          <w:lang w:val="en-US"/>
        </w:rPr>
        <w:t>-</w:t>
      </w:r>
      <w:r w:rsidR="00CA7D91">
        <w:rPr>
          <w:lang w:val="en-US"/>
        </w:rPr>
        <w:t xml:space="preserve">Can discover the upcoming </w:t>
      </w:r>
      <w:r w:rsidR="00781BA0">
        <w:rPr>
          <w:lang w:val="en-US"/>
        </w:rPr>
        <w:t>workshops and events</w:t>
      </w:r>
    </w:p>
    <w:p w14:paraId="0179C59C" w14:textId="77777777" w:rsidR="00D40993" w:rsidRDefault="00D40993" w:rsidP="00D40993">
      <w:pPr>
        <w:pStyle w:val="Paragraphedeliste"/>
        <w:ind w:left="1080"/>
        <w:rPr>
          <w:lang w:val="en-US"/>
        </w:rPr>
      </w:pPr>
    </w:p>
    <w:p w14:paraId="5581DF3C" w14:textId="144E090D" w:rsidR="00716FC5" w:rsidRPr="00716FC5" w:rsidRDefault="00E828FC" w:rsidP="00716FC5">
      <w:pPr>
        <w:pStyle w:val="Paragraphedeliste"/>
        <w:numPr>
          <w:ilvl w:val="0"/>
          <w:numId w:val="6"/>
        </w:numPr>
        <w:rPr>
          <w:lang w:val="en-US"/>
        </w:rPr>
      </w:pPr>
      <w:r>
        <w:rPr>
          <w:lang w:val="en-US"/>
        </w:rPr>
        <w:lastRenderedPageBreak/>
        <w:t xml:space="preserve">Art organizer </w:t>
      </w:r>
      <w:r w:rsidR="00421DF6">
        <w:rPr>
          <w:lang w:val="en-US"/>
        </w:rPr>
        <w:t xml:space="preserve">/ </w:t>
      </w:r>
      <w:r>
        <w:rPr>
          <w:lang w:val="en-US"/>
        </w:rPr>
        <w:t>Administrator:</w:t>
      </w:r>
    </w:p>
    <w:p w14:paraId="464C6867" w14:textId="79BA0011" w:rsidR="00E828FC" w:rsidRPr="00716FC5" w:rsidRDefault="00E828FC" w:rsidP="00E828FC">
      <w:pPr>
        <w:pStyle w:val="Paragraphedeliste"/>
        <w:ind w:left="1416"/>
        <w:rPr>
          <w:lang w:val="en-US"/>
        </w:rPr>
      </w:pPr>
      <w:r>
        <w:rPr>
          <w:lang w:val="en-US"/>
        </w:rPr>
        <w:t>-</w:t>
      </w:r>
      <w:r w:rsidR="009D32CE">
        <w:rPr>
          <w:lang w:val="en-US"/>
        </w:rPr>
        <w:t xml:space="preserve">Manage the </w:t>
      </w:r>
      <w:r w:rsidR="00E67392">
        <w:rPr>
          <w:lang w:val="en-US"/>
        </w:rPr>
        <w:t xml:space="preserve">list of artists </w:t>
      </w:r>
      <w:r w:rsidR="00D40993">
        <w:rPr>
          <w:lang w:val="en-US"/>
        </w:rPr>
        <w:t>and their profile</w:t>
      </w:r>
    </w:p>
    <w:p w14:paraId="176634A7" w14:textId="583CD212" w:rsidR="00273EFA" w:rsidRDefault="00273EFA" w:rsidP="00E828FC">
      <w:pPr>
        <w:pStyle w:val="Paragraphedeliste"/>
        <w:ind w:left="1416"/>
        <w:rPr>
          <w:lang w:val="en-US"/>
        </w:rPr>
      </w:pPr>
      <w:r>
        <w:rPr>
          <w:lang w:val="en-US"/>
        </w:rPr>
        <w:t xml:space="preserve">-uploads new artworks and </w:t>
      </w:r>
      <w:r w:rsidR="004E2513">
        <w:rPr>
          <w:lang w:val="en-US"/>
        </w:rPr>
        <w:t>their availability</w:t>
      </w:r>
    </w:p>
    <w:p w14:paraId="42829D7B" w14:textId="5918A585" w:rsidR="00586BC2" w:rsidRDefault="00C553EC" w:rsidP="00C553EC">
      <w:pPr>
        <w:pStyle w:val="Paragraphedeliste"/>
        <w:ind w:left="1416"/>
        <w:rPr>
          <w:lang w:val="en-US"/>
        </w:rPr>
      </w:pPr>
      <w:r>
        <w:rPr>
          <w:lang w:val="en-US"/>
        </w:rPr>
        <w:t>-O</w:t>
      </w:r>
      <w:r w:rsidRPr="00C553EC">
        <w:rPr>
          <w:lang w:val="en-US"/>
        </w:rPr>
        <w:t>rganizes and schedules exhibitions and workshops.</w:t>
      </w:r>
    </w:p>
    <w:p w14:paraId="14B67BC8" w14:textId="77777777" w:rsidR="00AB60AB" w:rsidRPr="00FE491E" w:rsidRDefault="00AB60AB" w:rsidP="00FE491E">
      <w:pPr>
        <w:rPr>
          <w:lang w:val="en-US"/>
        </w:rPr>
      </w:pPr>
    </w:p>
    <w:p w14:paraId="3D5940EF" w14:textId="5B525D42" w:rsidR="00AD34B2" w:rsidRDefault="00AD34B2" w:rsidP="00A970F8">
      <w:pPr>
        <w:pStyle w:val="Paragraphedeliste"/>
        <w:numPr>
          <w:ilvl w:val="0"/>
          <w:numId w:val="4"/>
        </w:numPr>
        <w:rPr>
          <w:lang w:val="en-US"/>
        </w:rPr>
      </w:pPr>
      <w:r w:rsidRPr="00AD34B2">
        <w:rPr>
          <w:lang w:val="en-US"/>
        </w:rPr>
        <w:t xml:space="preserve">Draw a use case diagram (UML) representing the target features of </w:t>
      </w:r>
      <w:proofErr w:type="spellStart"/>
      <w:r w:rsidRPr="00AD34B2">
        <w:rPr>
          <w:lang w:val="en-US"/>
        </w:rPr>
        <w:t>ArtConnect</w:t>
      </w:r>
      <w:proofErr w:type="spellEnd"/>
      <w:r w:rsidRPr="00AD34B2">
        <w:rPr>
          <w:lang w:val="en-US"/>
        </w:rPr>
        <w:t xml:space="preserve"> from the actors’ perspective. </w:t>
      </w:r>
    </w:p>
    <w:p w14:paraId="1C882433" w14:textId="3CAF7392" w:rsidR="005C58BB" w:rsidRPr="005C58BB" w:rsidRDefault="00C57AB1" w:rsidP="005C58BB">
      <w:pPr>
        <w:rPr>
          <w:lang w:val="en-US"/>
        </w:rPr>
      </w:pPr>
      <w:r w:rsidRPr="00C57AB1">
        <w:rPr>
          <w:noProof/>
          <w:lang w:val="en-US"/>
        </w:rPr>
        <w:drawing>
          <wp:inline distT="0" distB="0" distL="0" distR="0" wp14:anchorId="31F17956" wp14:editId="62C0F652">
            <wp:extent cx="5760720" cy="4441190"/>
            <wp:effectExtent l="0" t="0" r="0" b="0"/>
            <wp:docPr id="18374265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26519" name=""/>
                    <pic:cNvPicPr/>
                  </pic:nvPicPr>
                  <pic:blipFill>
                    <a:blip r:embed="rId10"/>
                    <a:stretch>
                      <a:fillRect/>
                    </a:stretch>
                  </pic:blipFill>
                  <pic:spPr>
                    <a:xfrm>
                      <a:off x="0" y="0"/>
                      <a:ext cx="5760720" cy="4441190"/>
                    </a:xfrm>
                    <a:prstGeom prst="rect">
                      <a:avLst/>
                    </a:prstGeom>
                  </pic:spPr>
                </pic:pic>
              </a:graphicData>
            </a:graphic>
          </wp:inline>
        </w:drawing>
      </w:r>
    </w:p>
    <w:p w14:paraId="442DC707" w14:textId="77777777" w:rsidR="00D25584" w:rsidRPr="00AD34B2" w:rsidRDefault="00D25584" w:rsidP="00D25584">
      <w:pPr>
        <w:pStyle w:val="Paragraphedeliste"/>
        <w:ind w:left="360"/>
        <w:rPr>
          <w:lang w:val="en-US"/>
        </w:rPr>
      </w:pPr>
    </w:p>
    <w:p w14:paraId="3A97849C" w14:textId="366BF639" w:rsidR="006F72EA" w:rsidRPr="006F72EA" w:rsidRDefault="006F72EA" w:rsidP="006F72EA">
      <w:pPr>
        <w:rPr>
          <w:lang w:val="en-US"/>
        </w:rPr>
      </w:pPr>
      <w:r>
        <w:rPr>
          <w:lang w:val="en-US"/>
        </w:rPr>
        <w:br w:type="page"/>
      </w:r>
    </w:p>
    <w:p w14:paraId="05D33CE1" w14:textId="5685E0A6" w:rsidR="00AD34B2" w:rsidRPr="00AD34B2" w:rsidRDefault="00AD34B2" w:rsidP="00A970F8">
      <w:pPr>
        <w:pStyle w:val="Paragraphedeliste"/>
        <w:numPr>
          <w:ilvl w:val="0"/>
          <w:numId w:val="4"/>
        </w:numPr>
        <w:rPr>
          <w:lang w:val="en-US"/>
        </w:rPr>
      </w:pPr>
      <w:r w:rsidRPr="00AD34B2">
        <w:rPr>
          <w:lang w:val="en-US"/>
        </w:rPr>
        <w:lastRenderedPageBreak/>
        <w:t xml:space="preserve">Add a legend indicating which features are already present in the interface and which are planned for later (optional/evolutionary). </w:t>
      </w:r>
    </w:p>
    <w:p w14:paraId="1EFA042E" w14:textId="4F680BD1" w:rsidR="006F72EA" w:rsidRDefault="006F72EA" w:rsidP="006F72EA">
      <w:pPr>
        <w:rPr>
          <w:lang w:val="en-US"/>
        </w:rPr>
      </w:pPr>
      <w:r w:rsidRPr="006F72EA">
        <w:rPr>
          <w:noProof/>
          <w:lang w:val="en-US"/>
        </w:rPr>
        <w:drawing>
          <wp:inline distT="0" distB="0" distL="0" distR="0" wp14:anchorId="659A2A9E" wp14:editId="1C28943A">
            <wp:extent cx="5760720" cy="4853305"/>
            <wp:effectExtent l="0" t="0" r="0" b="4445"/>
            <wp:docPr id="158978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8013" name=""/>
                    <pic:cNvPicPr/>
                  </pic:nvPicPr>
                  <pic:blipFill>
                    <a:blip r:embed="rId11"/>
                    <a:stretch>
                      <a:fillRect/>
                    </a:stretch>
                  </pic:blipFill>
                  <pic:spPr>
                    <a:xfrm>
                      <a:off x="0" y="0"/>
                      <a:ext cx="5760720" cy="4853305"/>
                    </a:xfrm>
                    <a:prstGeom prst="rect">
                      <a:avLst/>
                    </a:prstGeom>
                  </pic:spPr>
                </pic:pic>
              </a:graphicData>
            </a:graphic>
          </wp:inline>
        </w:drawing>
      </w:r>
    </w:p>
    <w:p w14:paraId="1EED315B" w14:textId="37FEF0E2" w:rsidR="006F72EA" w:rsidRPr="004A316C" w:rsidRDefault="006F72EA" w:rsidP="006F72EA">
      <w:pPr>
        <w:rPr>
          <w:b/>
          <w:color w:val="0070C0"/>
          <w:lang w:val="en-US"/>
        </w:rPr>
      </w:pPr>
      <w:r w:rsidRPr="004A316C">
        <w:rPr>
          <w:b/>
          <w:color w:val="0070C0"/>
          <w:lang w:val="en-US"/>
        </w:rPr>
        <w:t xml:space="preserve">In </w:t>
      </w:r>
      <w:proofErr w:type="gramStart"/>
      <w:r w:rsidRPr="004A316C">
        <w:rPr>
          <w:b/>
          <w:color w:val="0070C0"/>
          <w:lang w:val="en-US"/>
        </w:rPr>
        <w:t>blue :</w:t>
      </w:r>
      <w:proofErr w:type="gramEnd"/>
      <w:r w:rsidRPr="004A316C">
        <w:rPr>
          <w:b/>
          <w:color w:val="0070C0"/>
          <w:lang w:val="en-US"/>
        </w:rPr>
        <w:t xml:space="preserve"> it’s </w:t>
      </w:r>
      <w:proofErr w:type="gramStart"/>
      <w:r w:rsidRPr="004A316C">
        <w:rPr>
          <w:b/>
          <w:color w:val="0070C0"/>
          <w:lang w:val="en-US"/>
        </w:rPr>
        <w:t>the already</w:t>
      </w:r>
      <w:proofErr w:type="gramEnd"/>
      <w:r w:rsidRPr="004A316C">
        <w:rPr>
          <w:b/>
          <w:color w:val="0070C0"/>
          <w:lang w:val="en-US"/>
        </w:rPr>
        <w:t xml:space="preserve"> present in the interface</w:t>
      </w:r>
    </w:p>
    <w:p w14:paraId="24C8671A" w14:textId="3D05DD7F" w:rsidR="006F72EA" w:rsidRPr="004A316C" w:rsidRDefault="006F72EA" w:rsidP="006F72EA">
      <w:pPr>
        <w:rPr>
          <w:b/>
          <w:color w:val="00B050"/>
          <w:lang w:val="en-US"/>
        </w:rPr>
      </w:pPr>
      <w:r w:rsidRPr="004A316C">
        <w:rPr>
          <w:b/>
          <w:color w:val="00B050"/>
          <w:lang w:val="en-US"/>
        </w:rPr>
        <w:t xml:space="preserve">In </w:t>
      </w:r>
      <w:proofErr w:type="gramStart"/>
      <w:r w:rsidRPr="004A316C">
        <w:rPr>
          <w:b/>
          <w:color w:val="00B050"/>
          <w:lang w:val="en-US"/>
        </w:rPr>
        <w:t>green :</w:t>
      </w:r>
      <w:proofErr w:type="gramEnd"/>
      <w:r w:rsidRPr="004A316C">
        <w:rPr>
          <w:b/>
          <w:color w:val="00B050"/>
          <w:lang w:val="en-US"/>
        </w:rPr>
        <w:t xml:space="preserve"> it’s what we have planned for later</w:t>
      </w:r>
    </w:p>
    <w:p w14:paraId="31DB51FA" w14:textId="77777777" w:rsidR="008D4842" w:rsidRDefault="008D4842" w:rsidP="006F72EA">
      <w:pPr>
        <w:rPr>
          <w:b/>
          <w:bCs/>
          <w:color w:val="00B050"/>
          <w:lang w:val="en-US"/>
        </w:rPr>
      </w:pPr>
    </w:p>
    <w:p w14:paraId="73A8C9ED" w14:textId="77777777" w:rsidR="008D4842" w:rsidRDefault="008D4842" w:rsidP="006F72EA">
      <w:pPr>
        <w:rPr>
          <w:b/>
          <w:bCs/>
          <w:color w:val="00B050"/>
          <w:lang w:val="en-US"/>
        </w:rPr>
      </w:pPr>
    </w:p>
    <w:p w14:paraId="0195E029" w14:textId="77777777" w:rsidR="00D13916" w:rsidRDefault="00D13916" w:rsidP="006F72EA">
      <w:pPr>
        <w:rPr>
          <w:b/>
          <w:bCs/>
          <w:color w:val="00B050"/>
          <w:lang w:val="en-US"/>
        </w:rPr>
      </w:pPr>
    </w:p>
    <w:p w14:paraId="33E35778" w14:textId="77777777" w:rsidR="00D13916" w:rsidRDefault="00D13916" w:rsidP="006F72EA">
      <w:pPr>
        <w:rPr>
          <w:b/>
          <w:bCs/>
          <w:color w:val="00B050"/>
          <w:lang w:val="en-US"/>
        </w:rPr>
      </w:pPr>
    </w:p>
    <w:p w14:paraId="0641A8A8" w14:textId="77777777" w:rsidR="00D13916" w:rsidRDefault="00D13916" w:rsidP="006F72EA">
      <w:pPr>
        <w:rPr>
          <w:b/>
          <w:bCs/>
          <w:color w:val="00B050"/>
          <w:lang w:val="en-US"/>
        </w:rPr>
      </w:pPr>
    </w:p>
    <w:p w14:paraId="50E2DE78" w14:textId="77777777" w:rsidR="00D13916" w:rsidRDefault="00D13916" w:rsidP="006F72EA">
      <w:pPr>
        <w:rPr>
          <w:b/>
          <w:bCs/>
          <w:color w:val="00B050"/>
          <w:lang w:val="en-US"/>
        </w:rPr>
      </w:pPr>
    </w:p>
    <w:p w14:paraId="2A992723" w14:textId="77777777" w:rsidR="00D13916" w:rsidRDefault="00D13916" w:rsidP="006F72EA">
      <w:pPr>
        <w:rPr>
          <w:b/>
          <w:bCs/>
          <w:color w:val="00B050"/>
          <w:lang w:val="en-US"/>
        </w:rPr>
      </w:pPr>
    </w:p>
    <w:p w14:paraId="3A025648" w14:textId="77777777" w:rsidR="00D13916" w:rsidRPr="004A316C" w:rsidRDefault="00D13916" w:rsidP="006F72EA">
      <w:pPr>
        <w:rPr>
          <w:b/>
          <w:bCs/>
          <w:color w:val="00B050"/>
          <w:lang w:val="en-US"/>
        </w:rPr>
      </w:pPr>
    </w:p>
    <w:p w14:paraId="554B9D7C" w14:textId="77777777" w:rsidR="006F72EA" w:rsidRPr="006F72EA" w:rsidRDefault="006F72EA" w:rsidP="006F72EA">
      <w:pPr>
        <w:rPr>
          <w:lang w:val="en-US"/>
        </w:rPr>
      </w:pPr>
    </w:p>
    <w:p w14:paraId="13D3405C" w14:textId="77777777" w:rsidR="00AD34B2" w:rsidRPr="00AD34B2" w:rsidRDefault="00AD34B2" w:rsidP="00D6582F">
      <w:pPr>
        <w:pStyle w:val="Sous-titre"/>
        <w:rPr>
          <w:lang w:val="en-US"/>
        </w:rPr>
      </w:pPr>
      <w:r w:rsidRPr="00AD34B2">
        <w:rPr>
          <w:lang w:val="en-US"/>
        </w:rPr>
        <w:lastRenderedPageBreak/>
        <w:t xml:space="preserve">3. Static design </w:t>
      </w:r>
    </w:p>
    <w:p w14:paraId="2A58BAE0" w14:textId="5915A3E5" w:rsidR="00AD34B2" w:rsidRPr="007B5984" w:rsidRDefault="00AD34B2" w:rsidP="007B5984">
      <w:pPr>
        <w:pStyle w:val="Paragraphedeliste"/>
        <w:numPr>
          <w:ilvl w:val="0"/>
          <w:numId w:val="3"/>
        </w:numPr>
        <w:rPr>
          <w:lang w:val="en-US"/>
        </w:rPr>
      </w:pPr>
      <w:r w:rsidRPr="007B5984">
        <w:rPr>
          <w:lang w:val="en-US"/>
        </w:rPr>
        <w:t xml:space="preserve">Read the README file carefully. </w:t>
      </w:r>
    </w:p>
    <w:p w14:paraId="65238069" w14:textId="0816CE58" w:rsidR="00AD34B2" w:rsidRPr="007B5984" w:rsidRDefault="00AD34B2" w:rsidP="007B5984">
      <w:pPr>
        <w:pStyle w:val="Paragraphedeliste"/>
        <w:numPr>
          <w:ilvl w:val="0"/>
          <w:numId w:val="3"/>
        </w:numPr>
        <w:rPr>
          <w:lang w:val="en-US"/>
        </w:rPr>
      </w:pPr>
      <w:r w:rsidRPr="007B5984">
        <w:rPr>
          <w:lang w:val="en-US"/>
        </w:rPr>
        <w:t xml:space="preserve">Understand the relationships between the different application classes, as </w:t>
      </w:r>
      <w:proofErr w:type="gramStart"/>
      <w:r w:rsidRPr="007B5984">
        <w:rPr>
          <w:lang w:val="en-US"/>
        </w:rPr>
        <w:t xml:space="preserve">well </w:t>
      </w:r>
      <w:r w:rsidR="007B5984" w:rsidRPr="007B5984">
        <w:rPr>
          <w:lang w:val="en-US"/>
        </w:rPr>
        <w:t xml:space="preserve"> </w:t>
      </w:r>
      <w:r w:rsidRPr="007B5984">
        <w:rPr>
          <w:lang w:val="en-US"/>
        </w:rPr>
        <w:t>as</w:t>
      </w:r>
      <w:proofErr w:type="gramEnd"/>
      <w:r w:rsidRPr="007B5984">
        <w:rPr>
          <w:lang w:val="en-US"/>
        </w:rPr>
        <w:t xml:space="preserve"> the overall architecture. </w:t>
      </w:r>
    </w:p>
    <w:p w14:paraId="61D661C2" w14:textId="77777777" w:rsidR="00D13916" w:rsidRDefault="00AD34B2" w:rsidP="00DF0F5E">
      <w:pPr>
        <w:pStyle w:val="Paragraphedeliste"/>
        <w:numPr>
          <w:ilvl w:val="0"/>
          <w:numId w:val="3"/>
        </w:numPr>
        <w:rPr>
          <w:lang w:val="en-US"/>
        </w:rPr>
      </w:pPr>
      <w:r w:rsidRPr="007B5984">
        <w:rPr>
          <w:lang w:val="en-US"/>
        </w:rPr>
        <w:t xml:space="preserve">Create one (or more) class diagram(s) for the code. Preferably represent the model classes in a separate diagram. </w:t>
      </w:r>
    </w:p>
    <w:p w14:paraId="16A4DE3C" w14:textId="78714124" w:rsidR="00DF0F5E" w:rsidRPr="00E63B9E" w:rsidRDefault="00D13916" w:rsidP="00DF0F5E">
      <w:pPr>
        <w:pStyle w:val="Paragraphedeliste"/>
        <w:numPr>
          <w:ilvl w:val="0"/>
          <w:numId w:val="3"/>
        </w:numPr>
        <w:rPr>
          <w:lang w:val="en-US"/>
        </w:rPr>
      </w:pPr>
      <w:r>
        <w:rPr>
          <w:noProof/>
          <w:color w:val="156082" w:themeColor="accent1"/>
          <w:sz w:val="72"/>
          <w:szCs w:val="72"/>
          <w:lang w:val="en-GB"/>
        </w:rPr>
        <w:drawing>
          <wp:anchor distT="0" distB="0" distL="114300" distR="114300" simplePos="0" relativeHeight="251658243" behindDoc="0" locked="0" layoutInCell="1" allowOverlap="1" wp14:anchorId="2BDCF0F9" wp14:editId="0E91AACA">
            <wp:simplePos x="0" y="0"/>
            <wp:positionH relativeFrom="margin">
              <wp:align>left</wp:align>
            </wp:positionH>
            <wp:positionV relativeFrom="paragraph">
              <wp:posOffset>241825</wp:posOffset>
            </wp:positionV>
            <wp:extent cx="5751830" cy="3100070"/>
            <wp:effectExtent l="0" t="0" r="1270" b="5080"/>
            <wp:wrapNone/>
            <wp:docPr id="15561609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1830" cy="310007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607" w:rsidRPr="007B5984">
        <w:rPr>
          <w:lang w:val="en-US"/>
        </w:rPr>
        <w:br w:type="page"/>
      </w:r>
    </w:p>
    <w:p w14:paraId="18EBEF6F" w14:textId="77777777" w:rsidR="00B0666C" w:rsidRPr="00925C15" w:rsidRDefault="00B0666C" w:rsidP="00925C15">
      <w:pPr>
        <w:rPr>
          <w:lang w:val="en-US"/>
        </w:rPr>
      </w:pPr>
    </w:p>
    <w:p w14:paraId="08711C82" w14:textId="77777777" w:rsidR="00710791" w:rsidRPr="00710791" w:rsidRDefault="00710791" w:rsidP="00710791">
      <w:pPr>
        <w:pStyle w:val="Titre2"/>
        <w:rPr>
          <w:lang w:val="en-US"/>
        </w:rPr>
      </w:pPr>
      <w:r w:rsidRPr="00710791">
        <w:rPr>
          <w:lang w:val="en-US"/>
        </w:rPr>
        <w:t xml:space="preserve">Step 2: Conceptual and Logical Modeling of the </w:t>
      </w:r>
      <w:proofErr w:type="spellStart"/>
      <w:r w:rsidRPr="00710791">
        <w:rPr>
          <w:lang w:val="en-US"/>
        </w:rPr>
        <w:t>ArtConnect</w:t>
      </w:r>
      <w:proofErr w:type="spellEnd"/>
      <w:r w:rsidRPr="00710791">
        <w:rPr>
          <w:lang w:val="en-US"/>
        </w:rPr>
        <w:t xml:space="preserve"> Database</w:t>
      </w:r>
    </w:p>
    <w:p w14:paraId="765F499E" w14:textId="77777777" w:rsidR="00710791" w:rsidRPr="00710791" w:rsidRDefault="00710791" w:rsidP="00710791">
      <w:pPr>
        <w:rPr>
          <w:lang w:val="en-US"/>
        </w:rPr>
      </w:pPr>
      <w:proofErr w:type="gramStart"/>
      <w:r w:rsidRPr="00710791">
        <w:rPr>
          <w:b/>
          <w:bCs/>
          <w:lang w:val="en-US"/>
        </w:rPr>
        <w:t>Objective:</w:t>
      </w:r>
      <w:r w:rsidRPr="00710791">
        <w:rPr>
          <w:lang w:val="en-US"/>
        </w:rPr>
        <w:t xml:space="preserve"> Design</w:t>
      </w:r>
      <w:proofErr w:type="gramEnd"/>
      <w:r w:rsidRPr="00710791">
        <w:rPr>
          <w:lang w:val="en-US"/>
        </w:rPr>
        <w:t xml:space="preserve"> the conceptual and logical models of the database from the identified features, applying normalization principles (up to 3NF).</w:t>
      </w:r>
    </w:p>
    <w:p w14:paraId="40981A8D" w14:textId="77777777" w:rsidR="00710791" w:rsidRPr="00710791" w:rsidRDefault="00710791" w:rsidP="00710791">
      <w:proofErr w:type="spellStart"/>
      <w:proofErr w:type="gramStart"/>
      <w:r w:rsidRPr="00710791">
        <w:rPr>
          <w:b/>
          <w:bCs/>
        </w:rPr>
        <w:t>Tasks</w:t>
      </w:r>
      <w:proofErr w:type="spellEnd"/>
      <w:r w:rsidRPr="00710791">
        <w:rPr>
          <w:b/>
          <w:bCs/>
        </w:rPr>
        <w:t>:</w:t>
      </w:r>
      <w:proofErr w:type="gramEnd"/>
    </w:p>
    <w:p w14:paraId="263F5948" w14:textId="77777777" w:rsidR="00710791" w:rsidRPr="00710791" w:rsidRDefault="00710791" w:rsidP="00761AEC">
      <w:pPr>
        <w:pStyle w:val="Titre3"/>
      </w:pPr>
      <w:r w:rsidRPr="00710791">
        <w:t xml:space="preserve">1. </w:t>
      </w:r>
      <w:proofErr w:type="spellStart"/>
      <w:r w:rsidRPr="00710791">
        <w:t>Identify</w:t>
      </w:r>
      <w:proofErr w:type="spellEnd"/>
      <w:r w:rsidRPr="00710791">
        <w:t xml:space="preserve"> </w:t>
      </w:r>
      <w:proofErr w:type="spellStart"/>
      <w:r w:rsidRPr="00710791">
        <w:t>entities</w:t>
      </w:r>
      <w:proofErr w:type="spellEnd"/>
      <w:r w:rsidRPr="00710791">
        <w:t xml:space="preserve"> and </w:t>
      </w:r>
      <w:proofErr w:type="spellStart"/>
      <w:r w:rsidRPr="00710791">
        <w:t>relationships</w:t>
      </w:r>
      <w:proofErr w:type="spellEnd"/>
    </w:p>
    <w:p w14:paraId="6750F2A0" w14:textId="77777777" w:rsidR="00710791" w:rsidRPr="00710791" w:rsidRDefault="00710791" w:rsidP="00710791">
      <w:pPr>
        <w:numPr>
          <w:ilvl w:val="0"/>
          <w:numId w:val="7"/>
        </w:numPr>
        <w:rPr>
          <w:lang w:val="en-US"/>
        </w:rPr>
      </w:pPr>
      <w:r w:rsidRPr="00710791">
        <w:rPr>
          <w:lang w:val="en-US"/>
        </w:rPr>
        <w:t xml:space="preserve">Based on the interface and business needs, identify the different </w:t>
      </w:r>
      <w:r w:rsidRPr="00710791">
        <w:rPr>
          <w:b/>
          <w:bCs/>
          <w:lang w:val="en-US"/>
        </w:rPr>
        <w:t>entities</w:t>
      </w:r>
      <w:r w:rsidRPr="00710791">
        <w:rPr>
          <w:lang w:val="en-US"/>
        </w:rPr>
        <w:t xml:space="preserve"> and their attributes.</w:t>
      </w:r>
    </w:p>
    <w:p w14:paraId="68297039" w14:textId="76BFF612" w:rsidR="00B2148B" w:rsidRPr="00710791" w:rsidRDefault="00710791" w:rsidP="006A404E">
      <w:pPr>
        <w:numPr>
          <w:ilvl w:val="0"/>
          <w:numId w:val="7"/>
        </w:numPr>
        <w:rPr>
          <w:lang w:val="en-US"/>
        </w:rPr>
      </w:pPr>
      <w:r w:rsidRPr="00710791">
        <w:rPr>
          <w:lang w:val="en-US"/>
        </w:rPr>
        <w:t xml:space="preserve">Define the </w:t>
      </w:r>
      <w:r w:rsidRPr="00710791">
        <w:rPr>
          <w:b/>
          <w:bCs/>
          <w:lang w:val="en-US"/>
        </w:rPr>
        <w:t>functional dependencies</w:t>
      </w:r>
      <w:r w:rsidRPr="00710791">
        <w:rPr>
          <w:lang w:val="en-US"/>
        </w:rPr>
        <w:t xml:space="preserve"> between the different attributes.</w:t>
      </w:r>
    </w:p>
    <w:p w14:paraId="601C2761" w14:textId="77777777" w:rsidR="00710791" w:rsidRDefault="00710791" w:rsidP="00710791">
      <w:pPr>
        <w:numPr>
          <w:ilvl w:val="0"/>
          <w:numId w:val="7"/>
        </w:numPr>
        <w:rPr>
          <w:lang w:val="en-US"/>
        </w:rPr>
      </w:pPr>
      <w:r w:rsidRPr="00710791">
        <w:rPr>
          <w:lang w:val="en-US"/>
        </w:rPr>
        <w:t xml:space="preserve">Think about the </w:t>
      </w:r>
      <w:r w:rsidRPr="00710791">
        <w:rPr>
          <w:b/>
          <w:bCs/>
          <w:lang w:val="en-US"/>
        </w:rPr>
        <w:t>identifiers</w:t>
      </w:r>
      <w:r w:rsidRPr="00710791">
        <w:rPr>
          <w:lang w:val="en-US"/>
        </w:rPr>
        <w:t xml:space="preserve"> to define for each entity. You can choose one (or more) existing attribute(s) from the associated </w:t>
      </w:r>
      <w:proofErr w:type="gramStart"/>
      <w:r w:rsidRPr="00710791">
        <w:rPr>
          <w:lang w:val="en-US"/>
        </w:rPr>
        <w:t>class, or</w:t>
      </w:r>
      <w:proofErr w:type="gramEnd"/>
      <w:r w:rsidRPr="00710791">
        <w:rPr>
          <w:lang w:val="en-US"/>
        </w:rPr>
        <w:t xml:space="preserve"> define a new one.</w:t>
      </w:r>
    </w:p>
    <w:p w14:paraId="552AB997" w14:textId="77777777" w:rsidR="005C2FD0" w:rsidRDefault="005C2FD0" w:rsidP="005C2FD0">
      <w:pPr>
        <w:rPr>
          <w:lang w:val="en-US"/>
        </w:rPr>
      </w:pPr>
    </w:p>
    <w:p w14:paraId="31375D8E" w14:textId="0C436D22" w:rsidR="000D7C96" w:rsidRDefault="0086219B" w:rsidP="005C2FD0">
      <w:pPr>
        <w:rPr>
          <w:lang w:val="en-US"/>
        </w:rPr>
      </w:pPr>
      <w:r>
        <w:rPr>
          <w:lang w:val="en-US"/>
        </w:rPr>
        <w:t xml:space="preserve">We have </w:t>
      </w:r>
      <w:r w:rsidR="000D7C96">
        <w:rPr>
          <w:lang w:val="en-US"/>
        </w:rPr>
        <w:t>several entities:</w:t>
      </w:r>
    </w:p>
    <w:p w14:paraId="56553B69" w14:textId="0BF6B151" w:rsidR="000D7C96" w:rsidRPr="002565C9" w:rsidRDefault="000D7C96" w:rsidP="002565C9">
      <w:pPr>
        <w:autoSpaceDE w:val="0"/>
        <w:autoSpaceDN w:val="0"/>
        <w:adjustRightInd w:val="0"/>
        <w:spacing w:after="0" w:line="240" w:lineRule="auto"/>
        <w:rPr>
          <w:rFonts w:ascii="Consolas" w:hAnsi="Consolas" w:cs="Consolas"/>
          <w:color w:val="000000"/>
          <w:kern w:val="0"/>
          <w:sz w:val="22"/>
          <w:szCs w:val="22"/>
          <w:lang w:val="en-US"/>
        </w:rPr>
      </w:pPr>
      <w:r w:rsidRPr="002565C9">
        <w:rPr>
          <w:rFonts w:ascii="Consolas" w:hAnsi="Consolas" w:cs="Consolas"/>
          <w:color w:val="000000"/>
          <w:kern w:val="0"/>
          <w:sz w:val="22"/>
          <w:szCs w:val="22"/>
          <w:lang w:val="en-US"/>
        </w:rPr>
        <w:t>Gallery (</w:t>
      </w:r>
      <w:proofErr w:type="spellStart"/>
      <w:r w:rsidR="00F84F9F" w:rsidRPr="00BB2502">
        <w:rPr>
          <w:rFonts w:ascii="Consolas" w:hAnsi="Consolas" w:cs="Consolas"/>
          <w:b/>
          <w:bCs/>
          <w:color w:val="000000"/>
          <w:kern w:val="0"/>
          <w:sz w:val="22"/>
          <w:szCs w:val="22"/>
          <w:u w:val="single"/>
          <w:lang w:val="en-US"/>
        </w:rPr>
        <w:t>gallery_id</w:t>
      </w:r>
      <w:proofErr w:type="spellEnd"/>
      <w:r w:rsidR="00F84F9F">
        <w:rPr>
          <w:rFonts w:ascii="Consolas" w:hAnsi="Consolas" w:cs="Consolas"/>
          <w:color w:val="000000"/>
          <w:kern w:val="0"/>
          <w:sz w:val="22"/>
          <w:szCs w:val="22"/>
          <w:lang w:val="en-US"/>
        </w:rPr>
        <w:t xml:space="preserve">, </w:t>
      </w:r>
      <w:r w:rsidRPr="002565C9">
        <w:rPr>
          <w:rFonts w:ascii="Consolas" w:hAnsi="Consolas" w:cs="Consolas"/>
          <w:color w:val="000000"/>
          <w:kern w:val="0"/>
          <w:sz w:val="22"/>
          <w:szCs w:val="22"/>
          <w:lang w:val="en-US"/>
        </w:rPr>
        <w:t xml:space="preserve">name, address, </w:t>
      </w:r>
      <w:proofErr w:type="spellStart"/>
      <w:r w:rsidRPr="002565C9">
        <w:rPr>
          <w:rFonts w:ascii="Consolas" w:hAnsi="Consolas" w:cs="Consolas"/>
          <w:color w:val="000000"/>
          <w:kern w:val="0"/>
          <w:sz w:val="22"/>
          <w:szCs w:val="22"/>
          <w:lang w:val="en-US"/>
        </w:rPr>
        <w:t>owner_name</w:t>
      </w:r>
      <w:proofErr w:type="spellEnd"/>
      <w:r w:rsidRPr="002565C9">
        <w:rPr>
          <w:rFonts w:ascii="Consolas" w:hAnsi="Consolas" w:cs="Consolas"/>
          <w:color w:val="000000"/>
          <w:kern w:val="0"/>
          <w:sz w:val="22"/>
          <w:szCs w:val="22"/>
          <w:lang w:val="en-US"/>
        </w:rPr>
        <w:t xml:space="preserve">, </w:t>
      </w:r>
      <w:proofErr w:type="spellStart"/>
      <w:r w:rsidRPr="002565C9">
        <w:rPr>
          <w:rFonts w:ascii="Consolas" w:hAnsi="Consolas" w:cs="Consolas"/>
          <w:color w:val="000000"/>
          <w:kern w:val="0"/>
          <w:sz w:val="22"/>
          <w:szCs w:val="22"/>
          <w:lang w:val="en-US"/>
        </w:rPr>
        <w:t>opening_hours</w:t>
      </w:r>
      <w:proofErr w:type="spellEnd"/>
      <w:r w:rsidRPr="002565C9">
        <w:rPr>
          <w:rFonts w:ascii="Consolas" w:hAnsi="Consolas" w:cs="Consolas"/>
          <w:color w:val="000000"/>
          <w:kern w:val="0"/>
          <w:sz w:val="22"/>
          <w:szCs w:val="22"/>
          <w:lang w:val="en-US"/>
        </w:rPr>
        <w:t xml:space="preserve">, </w:t>
      </w:r>
      <w:proofErr w:type="spellStart"/>
      <w:r w:rsidRPr="002565C9">
        <w:rPr>
          <w:rFonts w:ascii="Consolas" w:hAnsi="Consolas" w:cs="Consolas"/>
          <w:color w:val="000000"/>
          <w:kern w:val="0"/>
          <w:sz w:val="22"/>
          <w:szCs w:val="22"/>
          <w:lang w:val="en-US"/>
        </w:rPr>
        <w:t>contact_phone</w:t>
      </w:r>
      <w:proofErr w:type="spellEnd"/>
      <w:r w:rsidRPr="002565C9">
        <w:rPr>
          <w:rFonts w:ascii="Consolas" w:hAnsi="Consolas" w:cs="Consolas"/>
          <w:color w:val="000000"/>
          <w:kern w:val="0"/>
          <w:sz w:val="22"/>
          <w:szCs w:val="22"/>
          <w:lang w:val="en-US"/>
        </w:rPr>
        <w:t>, rating, website)</w:t>
      </w:r>
    </w:p>
    <w:p w14:paraId="5612EA6A" w14:textId="3D525F1E" w:rsidR="00EC303C" w:rsidRDefault="00EC303C" w:rsidP="00EC303C">
      <w:pPr>
        <w:pStyle w:val="Paragraphedeliste"/>
        <w:numPr>
          <w:ilvl w:val="0"/>
          <w:numId w:val="12"/>
        </w:numPr>
        <w:rPr>
          <w:lang w:val="en-US"/>
        </w:rPr>
      </w:pPr>
      <w:r w:rsidRPr="009B5E0D">
        <w:rPr>
          <w:lang w:val="en-US"/>
        </w:rPr>
        <w:t xml:space="preserve">Identifiers: Maybe multiple </w:t>
      </w:r>
      <w:proofErr w:type="gramStart"/>
      <w:r>
        <w:rPr>
          <w:lang w:val="en-US"/>
        </w:rPr>
        <w:t>gallery</w:t>
      </w:r>
      <w:proofErr w:type="gramEnd"/>
      <w:r w:rsidRPr="009B5E0D">
        <w:rPr>
          <w:lang w:val="en-US"/>
        </w:rPr>
        <w:t xml:space="preserve"> with the same name so we create a new </w:t>
      </w:r>
      <w:proofErr w:type="gramStart"/>
      <w:r w:rsidRPr="009B5E0D">
        <w:rPr>
          <w:lang w:val="en-US"/>
        </w:rPr>
        <w:t>id :</w:t>
      </w:r>
      <w:proofErr w:type="gramEnd"/>
      <w:r w:rsidRPr="009B5E0D">
        <w:rPr>
          <w:lang w:val="en-US"/>
        </w:rPr>
        <w:t xml:space="preserve"> </w:t>
      </w:r>
      <w:proofErr w:type="spellStart"/>
      <w:r>
        <w:rPr>
          <w:lang w:val="en-US"/>
        </w:rPr>
        <w:t>gallery</w:t>
      </w:r>
      <w:r w:rsidRPr="009B5E0D">
        <w:rPr>
          <w:lang w:val="en-US"/>
        </w:rPr>
        <w:t>_id</w:t>
      </w:r>
      <w:proofErr w:type="spellEnd"/>
    </w:p>
    <w:p w14:paraId="51A50F51" w14:textId="6EF8C51F" w:rsidR="004715DC" w:rsidRPr="004715DC" w:rsidRDefault="00F84F9F" w:rsidP="004715DC">
      <w:pPr>
        <w:pStyle w:val="Paragraphedeliste"/>
        <w:numPr>
          <w:ilvl w:val="0"/>
          <w:numId w:val="12"/>
        </w:numPr>
        <w:rPr>
          <w:lang w:val="en-US"/>
        </w:rPr>
      </w:pPr>
      <w:r w:rsidRPr="009B5E0D">
        <w:rPr>
          <w:lang w:val="en-US"/>
        </w:rPr>
        <w:t>Dependencies:</w:t>
      </w:r>
      <w:r>
        <w:rPr>
          <w:lang w:val="en-US"/>
        </w:rPr>
        <w:t xml:space="preserve"> A gallery will contain the multiple </w:t>
      </w:r>
      <w:proofErr w:type="gramStart"/>
      <w:r w:rsidR="004715DC">
        <w:rPr>
          <w:lang w:val="en-US"/>
        </w:rPr>
        <w:t>exhibition</w:t>
      </w:r>
      <w:proofErr w:type="gramEnd"/>
      <w:r w:rsidR="004715DC">
        <w:rPr>
          <w:lang w:val="en-US"/>
        </w:rPr>
        <w:t>, every exhibition is linked to a gallery</w:t>
      </w:r>
    </w:p>
    <w:p w14:paraId="1ED51FF6" w14:textId="77777777" w:rsidR="00EC303C" w:rsidRPr="000D7C96" w:rsidRDefault="00EC303C" w:rsidP="00EC303C">
      <w:pPr>
        <w:autoSpaceDE w:val="0"/>
        <w:autoSpaceDN w:val="0"/>
        <w:adjustRightInd w:val="0"/>
        <w:spacing w:after="0" w:line="240" w:lineRule="auto"/>
        <w:rPr>
          <w:rFonts w:ascii="Consolas" w:hAnsi="Consolas" w:cs="Consolas"/>
          <w:color w:val="000000"/>
          <w:kern w:val="0"/>
          <w:sz w:val="22"/>
          <w:szCs w:val="22"/>
          <w:lang w:val="en-US"/>
        </w:rPr>
      </w:pPr>
    </w:p>
    <w:p w14:paraId="3D5E6B4B" w14:textId="25CF745A" w:rsidR="002565C9" w:rsidRPr="002565C9" w:rsidRDefault="000D7C96" w:rsidP="002565C9">
      <w:pPr>
        <w:autoSpaceDE w:val="0"/>
        <w:autoSpaceDN w:val="0"/>
        <w:adjustRightInd w:val="0"/>
        <w:spacing w:after="0" w:line="240" w:lineRule="auto"/>
        <w:rPr>
          <w:rFonts w:ascii="Consolas" w:hAnsi="Consolas" w:cs="Consolas"/>
          <w:color w:val="000000"/>
          <w:kern w:val="0"/>
          <w:sz w:val="22"/>
          <w:szCs w:val="22"/>
          <w:lang w:val="en-US"/>
        </w:rPr>
      </w:pPr>
      <w:r w:rsidRPr="002565C9">
        <w:rPr>
          <w:rFonts w:ascii="Consolas" w:hAnsi="Consolas" w:cs="Consolas"/>
          <w:color w:val="000000"/>
          <w:kern w:val="0"/>
          <w:sz w:val="22"/>
          <w:szCs w:val="22"/>
          <w:lang w:val="en-US"/>
        </w:rPr>
        <w:t xml:space="preserve">Exhibition </w:t>
      </w:r>
      <w:r w:rsidRPr="00F84F9F">
        <w:rPr>
          <w:rStyle w:val="CodeCar"/>
        </w:rPr>
        <w:t>(</w:t>
      </w:r>
      <w:proofErr w:type="spellStart"/>
      <w:r w:rsidR="00CD4498" w:rsidRPr="00BB2502">
        <w:rPr>
          <w:rStyle w:val="CodeCar"/>
          <w:b/>
          <w:bCs/>
          <w:u w:val="single"/>
        </w:rPr>
        <w:t>exhibition_id</w:t>
      </w:r>
      <w:proofErr w:type="spellEnd"/>
      <w:r w:rsidR="00F84F9F" w:rsidRPr="00F84F9F">
        <w:rPr>
          <w:rStyle w:val="CodeCar"/>
        </w:rPr>
        <w:t>,</w:t>
      </w:r>
      <w:r w:rsidR="00CD4498" w:rsidRPr="002565C9">
        <w:rPr>
          <w:rFonts w:ascii="Consolas" w:hAnsi="Consolas" w:cs="Consolas"/>
          <w:color w:val="000000"/>
          <w:kern w:val="0"/>
          <w:sz w:val="22"/>
          <w:szCs w:val="22"/>
          <w:lang w:val="en-US"/>
        </w:rPr>
        <w:t xml:space="preserve"> </w:t>
      </w:r>
      <w:r w:rsidRPr="002565C9">
        <w:rPr>
          <w:rFonts w:ascii="Consolas" w:hAnsi="Consolas" w:cs="Consolas"/>
          <w:color w:val="000000"/>
          <w:kern w:val="0"/>
          <w:sz w:val="22"/>
          <w:szCs w:val="22"/>
          <w:lang w:val="en-US"/>
        </w:rPr>
        <w:t xml:space="preserve">title, </w:t>
      </w:r>
      <w:proofErr w:type="spellStart"/>
      <w:r w:rsidRPr="002565C9">
        <w:rPr>
          <w:rFonts w:ascii="Consolas" w:hAnsi="Consolas" w:cs="Consolas"/>
          <w:color w:val="000000"/>
          <w:kern w:val="0"/>
          <w:sz w:val="22"/>
          <w:szCs w:val="22"/>
          <w:lang w:val="en-US"/>
        </w:rPr>
        <w:t>start_date</w:t>
      </w:r>
      <w:proofErr w:type="spellEnd"/>
      <w:r w:rsidRPr="002565C9">
        <w:rPr>
          <w:rFonts w:ascii="Consolas" w:hAnsi="Consolas" w:cs="Consolas"/>
          <w:color w:val="000000"/>
          <w:kern w:val="0"/>
          <w:sz w:val="22"/>
          <w:szCs w:val="22"/>
          <w:lang w:val="en-US"/>
        </w:rPr>
        <w:t xml:space="preserve">, </w:t>
      </w:r>
      <w:proofErr w:type="spellStart"/>
      <w:r w:rsidRPr="002565C9">
        <w:rPr>
          <w:rFonts w:ascii="Consolas" w:hAnsi="Consolas" w:cs="Consolas"/>
          <w:color w:val="000000"/>
          <w:kern w:val="0"/>
          <w:sz w:val="22"/>
          <w:szCs w:val="22"/>
          <w:lang w:val="en-US"/>
        </w:rPr>
        <w:t>end_date</w:t>
      </w:r>
      <w:proofErr w:type="spellEnd"/>
      <w:r w:rsidRPr="002565C9">
        <w:rPr>
          <w:rFonts w:ascii="Consolas" w:hAnsi="Consolas" w:cs="Consolas"/>
          <w:color w:val="000000"/>
          <w:kern w:val="0"/>
          <w:sz w:val="22"/>
          <w:szCs w:val="22"/>
          <w:lang w:val="en-US"/>
        </w:rPr>
        <w:t xml:space="preserve">, description, </w:t>
      </w:r>
      <w:proofErr w:type="spellStart"/>
      <w:r w:rsidRPr="002565C9">
        <w:rPr>
          <w:rFonts w:ascii="Consolas" w:hAnsi="Consolas" w:cs="Consolas"/>
          <w:color w:val="000000"/>
          <w:kern w:val="0"/>
          <w:sz w:val="22"/>
          <w:szCs w:val="22"/>
          <w:lang w:val="en-US"/>
        </w:rPr>
        <w:t>curator_name</w:t>
      </w:r>
      <w:proofErr w:type="spellEnd"/>
      <w:r w:rsidRPr="002565C9">
        <w:rPr>
          <w:rFonts w:ascii="Consolas" w:hAnsi="Consolas" w:cs="Consolas"/>
          <w:color w:val="000000"/>
          <w:kern w:val="0"/>
          <w:sz w:val="22"/>
          <w:szCs w:val="22"/>
          <w:lang w:val="en-US"/>
        </w:rPr>
        <w:t xml:space="preserve">, </w:t>
      </w:r>
      <w:proofErr w:type="gramStart"/>
      <w:r w:rsidR="00B226F5" w:rsidRPr="002565C9">
        <w:rPr>
          <w:rFonts w:ascii="Consolas" w:hAnsi="Consolas" w:cs="Consolas"/>
          <w:color w:val="000000"/>
          <w:kern w:val="0"/>
          <w:sz w:val="22"/>
          <w:szCs w:val="22"/>
          <w:lang w:val="en-US"/>
        </w:rPr>
        <w:t>theme</w:t>
      </w:r>
      <w:r w:rsidR="004715DC">
        <w:rPr>
          <w:rFonts w:ascii="Consolas" w:hAnsi="Consolas" w:cs="Consolas"/>
          <w:color w:val="000000"/>
          <w:kern w:val="0"/>
          <w:sz w:val="22"/>
          <w:szCs w:val="22"/>
          <w:lang w:val="en-US"/>
        </w:rPr>
        <w:t xml:space="preserve">, </w:t>
      </w:r>
      <w:r w:rsidR="004715DC" w:rsidRPr="00BB2502">
        <w:rPr>
          <w:rFonts w:ascii="Consolas" w:hAnsi="Consolas" w:cs="Consolas"/>
          <w:b/>
          <w:bCs/>
          <w:color w:val="000000"/>
          <w:kern w:val="0"/>
          <w:sz w:val="22"/>
          <w:szCs w:val="22"/>
          <w:lang w:val="en-US"/>
        </w:rPr>
        <w:t>#</w:t>
      </w:r>
      <w:proofErr w:type="gramEnd"/>
      <w:r w:rsidR="004715DC" w:rsidRPr="00BB2502">
        <w:rPr>
          <w:rFonts w:ascii="Consolas" w:hAnsi="Consolas" w:cs="Consolas"/>
          <w:b/>
          <w:bCs/>
          <w:color w:val="000000"/>
          <w:kern w:val="0"/>
          <w:sz w:val="22"/>
          <w:szCs w:val="22"/>
          <w:lang w:val="en-US"/>
        </w:rPr>
        <w:t>gallery_id</w:t>
      </w:r>
      <w:r w:rsidRPr="002565C9">
        <w:rPr>
          <w:rFonts w:ascii="Consolas" w:hAnsi="Consolas" w:cs="Consolas"/>
          <w:color w:val="000000"/>
          <w:kern w:val="0"/>
          <w:sz w:val="22"/>
          <w:szCs w:val="22"/>
          <w:lang w:val="en-US"/>
        </w:rPr>
        <w:t xml:space="preserve">) </w:t>
      </w:r>
    </w:p>
    <w:p w14:paraId="15FEBFE7" w14:textId="77777777" w:rsidR="002355B3" w:rsidRDefault="00EB5F91" w:rsidP="009B5E0D">
      <w:pPr>
        <w:pStyle w:val="Paragraphedeliste"/>
        <w:numPr>
          <w:ilvl w:val="0"/>
          <w:numId w:val="12"/>
        </w:numPr>
        <w:rPr>
          <w:lang w:val="en-US"/>
        </w:rPr>
      </w:pPr>
      <w:r w:rsidRPr="009B5E0D">
        <w:rPr>
          <w:lang w:val="en-US"/>
        </w:rPr>
        <w:t>Dependencies:</w:t>
      </w:r>
      <w:r w:rsidR="00B226F5" w:rsidRPr="009B5E0D">
        <w:rPr>
          <w:lang w:val="en-US"/>
        </w:rPr>
        <w:t xml:space="preserve"> </w:t>
      </w:r>
    </w:p>
    <w:p w14:paraId="5CDA5B86" w14:textId="421AD261" w:rsidR="002355B3" w:rsidRDefault="00B226F5" w:rsidP="002355B3">
      <w:pPr>
        <w:pStyle w:val="Paragraphedeliste"/>
        <w:numPr>
          <w:ilvl w:val="1"/>
          <w:numId w:val="12"/>
        </w:numPr>
        <w:rPr>
          <w:lang w:val="en-US"/>
        </w:rPr>
      </w:pPr>
      <w:r w:rsidRPr="009B5E0D">
        <w:rPr>
          <w:lang w:val="en-US"/>
        </w:rPr>
        <w:t xml:space="preserve">An exhibition </w:t>
      </w:r>
      <w:r w:rsidR="002565C9" w:rsidRPr="009B5E0D">
        <w:rPr>
          <w:lang w:val="en-US"/>
        </w:rPr>
        <w:t xml:space="preserve">is always host in a gallery </w:t>
      </w:r>
      <w:r w:rsidR="002355B3">
        <w:rPr>
          <w:lang w:val="en-US"/>
        </w:rPr>
        <w:t>so we m</w:t>
      </w:r>
      <w:r w:rsidR="002565C9" w:rsidRPr="009B5E0D">
        <w:rPr>
          <w:lang w:val="en-US"/>
        </w:rPr>
        <w:t xml:space="preserve">ust </w:t>
      </w:r>
      <w:r w:rsidR="002355B3">
        <w:rPr>
          <w:lang w:val="en-US"/>
        </w:rPr>
        <w:t xml:space="preserve">introduce </w:t>
      </w:r>
      <w:proofErr w:type="gramStart"/>
      <w:r w:rsidR="002565C9" w:rsidRPr="009B5E0D">
        <w:rPr>
          <w:lang w:val="en-US"/>
        </w:rPr>
        <w:t>a</w:t>
      </w:r>
      <w:proofErr w:type="gramEnd"/>
      <w:r w:rsidR="002565C9" w:rsidRPr="009B5E0D">
        <w:rPr>
          <w:lang w:val="en-US"/>
        </w:rPr>
        <w:t xml:space="preserve"> </w:t>
      </w:r>
      <w:r w:rsidR="002355B3">
        <w:rPr>
          <w:lang w:val="en-US"/>
        </w:rPr>
        <w:t xml:space="preserve">FK </w:t>
      </w:r>
      <w:r w:rsidR="002565C9" w:rsidRPr="009B5E0D">
        <w:rPr>
          <w:lang w:val="en-US"/>
        </w:rPr>
        <w:t>on Gallery</w:t>
      </w:r>
    </w:p>
    <w:p w14:paraId="06CC6B60" w14:textId="38CFDE9A" w:rsidR="000D7C96" w:rsidRPr="009B5E0D" w:rsidRDefault="002565C9" w:rsidP="002355B3">
      <w:pPr>
        <w:pStyle w:val="Paragraphedeliste"/>
        <w:numPr>
          <w:ilvl w:val="1"/>
          <w:numId w:val="12"/>
        </w:numPr>
        <w:rPr>
          <w:lang w:val="en-US"/>
        </w:rPr>
      </w:pPr>
      <w:r w:rsidRPr="009B5E0D">
        <w:rPr>
          <w:lang w:val="en-US"/>
        </w:rPr>
        <w:t xml:space="preserve"> </w:t>
      </w:r>
      <w:r w:rsidR="00B878EE">
        <w:rPr>
          <w:lang w:val="en-US"/>
        </w:rPr>
        <w:t xml:space="preserve">Every Artwork </w:t>
      </w:r>
      <w:proofErr w:type="gramStart"/>
      <w:r w:rsidR="00B878EE">
        <w:rPr>
          <w:lang w:val="en-US"/>
        </w:rPr>
        <w:t>are</w:t>
      </w:r>
      <w:proofErr w:type="gramEnd"/>
      <w:r w:rsidR="00B878EE">
        <w:rPr>
          <w:lang w:val="en-US"/>
        </w:rPr>
        <w:t xml:space="preserve"> linked to </w:t>
      </w:r>
      <w:proofErr w:type="spellStart"/>
      <w:proofErr w:type="gramStart"/>
      <w:r w:rsidR="00B878EE">
        <w:rPr>
          <w:lang w:val="en-US"/>
        </w:rPr>
        <w:t>a</w:t>
      </w:r>
      <w:proofErr w:type="spellEnd"/>
      <w:proofErr w:type="gramEnd"/>
      <w:r w:rsidR="00B878EE">
        <w:rPr>
          <w:lang w:val="en-US"/>
        </w:rPr>
        <w:t xml:space="preserve"> exhibition because there is no duplicate, but we want to track them over time, further explanation in the Artwork dependencies specification</w:t>
      </w:r>
    </w:p>
    <w:p w14:paraId="1146040F" w14:textId="20E4DB1F" w:rsidR="002565C9" w:rsidRPr="009B5E0D" w:rsidRDefault="001A07E7" w:rsidP="009B5E0D">
      <w:pPr>
        <w:pStyle w:val="Paragraphedeliste"/>
        <w:numPr>
          <w:ilvl w:val="0"/>
          <w:numId w:val="12"/>
        </w:numPr>
        <w:rPr>
          <w:lang w:val="en-US"/>
        </w:rPr>
      </w:pPr>
      <w:r w:rsidRPr="009B5E0D">
        <w:rPr>
          <w:lang w:val="en-US"/>
        </w:rPr>
        <w:t>Identifiers</w:t>
      </w:r>
      <w:r w:rsidR="002565C9" w:rsidRPr="009B5E0D">
        <w:rPr>
          <w:lang w:val="en-US"/>
        </w:rPr>
        <w:t xml:space="preserve">: </w:t>
      </w:r>
      <w:r w:rsidRPr="009B5E0D">
        <w:rPr>
          <w:lang w:val="en-US"/>
        </w:rPr>
        <w:t xml:space="preserve">Maybe multiple </w:t>
      </w:r>
      <w:r w:rsidR="00B878EE" w:rsidRPr="009B5E0D">
        <w:rPr>
          <w:lang w:val="en-US"/>
        </w:rPr>
        <w:t>exhibitions</w:t>
      </w:r>
      <w:r w:rsidR="008E6C54" w:rsidRPr="009B5E0D">
        <w:rPr>
          <w:lang w:val="en-US"/>
        </w:rPr>
        <w:t xml:space="preserve"> with the same name so we create</w:t>
      </w:r>
      <w:r w:rsidR="007A3CBB" w:rsidRPr="009B5E0D">
        <w:rPr>
          <w:lang w:val="en-US"/>
        </w:rPr>
        <w:t xml:space="preserve"> a new </w:t>
      </w:r>
      <w:proofErr w:type="gramStart"/>
      <w:r w:rsidR="009B5E0D" w:rsidRPr="009B5E0D">
        <w:rPr>
          <w:lang w:val="en-US"/>
        </w:rPr>
        <w:t>id :</w:t>
      </w:r>
      <w:proofErr w:type="gramEnd"/>
      <w:r w:rsidR="009B5E0D" w:rsidRPr="009B5E0D">
        <w:rPr>
          <w:lang w:val="en-US"/>
        </w:rPr>
        <w:t xml:space="preserve"> </w:t>
      </w:r>
      <w:proofErr w:type="spellStart"/>
      <w:r w:rsidR="009B5E0D" w:rsidRPr="009B5E0D">
        <w:rPr>
          <w:lang w:val="en-US"/>
        </w:rPr>
        <w:t>exhibition_id</w:t>
      </w:r>
      <w:proofErr w:type="spellEnd"/>
    </w:p>
    <w:p w14:paraId="47B38847" w14:textId="77777777" w:rsidR="002565C9" w:rsidRDefault="002565C9" w:rsidP="002565C9">
      <w:pPr>
        <w:autoSpaceDE w:val="0"/>
        <w:autoSpaceDN w:val="0"/>
        <w:adjustRightInd w:val="0"/>
        <w:spacing w:after="0" w:line="240" w:lineRule="auto"/>
        <w:rPr>
          <w:rFonts w:ascii="Consolas" w:hAnsi="Consolas" w:cs="Consolas"/>
          <w:color w:val="000000"/>
          <w:kern w:val="0"/>
          <w:sz w:val="22"/>
          <w:szCs w:val="22"/>
          <w:lang w:val="en-US"/>
        </w:rPr>
      </w:pPr>
    </w:p>
    <w:p w14:paraId="6003FC55" w14:textId="77777777" w:rsidR="00171236" w:rsidRPr="00171236" w:rsidRDefault="00171236" w:rsidP="00171236">
      <w:pPr>
        <w:autoSpaceDE w:val="0"/>
        <w:autoSpaceDN w:val="0"/>
        <w:adjustRightInd w:val="0"/>
        <w:spacing w:after="0" w:line="240" w:lineRule="auto"/>
        <w:rPr>
          <w:rFonts w:ascii="Consolas" w:hAnsi="Consolas" w:cs="Consolas"/>
          <w:color w:val="000000"/>
          <w:kern w:val="0"/>
          <w:sz w:val="22"/>
          <w:szCs w:val="22"/>
          <w:lang w:val="en-US"/>
        </w:rPr>
      </w:pPr>
      <w:r w:rsidRPr="00171236">
        <w:rPr>
          <w:rFonts w:ascii="Consolas" w:hAnsi="Consolas" w:cs="Consolas"/>
          <w:color w:val="000000"/>
          <w:kern w:val="0"/>
          <w:sz w:val="22"/>
          <w:szCs w:val="22"/>
          <w:lang w:val="en-US"/>
        </w:rPr>
        <w:t>Artist (</w:t>
      </w:r>
      <w:proofErr w:type="spellStart"/>
      <w:r w:rsidRPr="00BB2502">
        <w:rPr>
          <w:rFonts w:ascii="Consolas" w:hAnsi="Consolas" w:cs="Consolas"/>
          <w:b/>
          <w:bCs/>
          <w:color w:val="000000"/>
          <w:kern w:val="0"/>
          <w:sz w:val="22"/>
          <w:szCs w:val="22"/>
          <w:u w:val="single"/>
          <w:lang w:val="en-US"/>
        </w:rPr>
        <w:t>artist_id</w:t>
      </w:r>
      <w:proofErr w:type="spellEnd"/>
      <w:r w:rsidRPr="00171236">
        <w:rPr>
          <w:rFonts w:ascii="Consolas" w:hAnsi="Consolas" w:cs="Consolas"/>
          <w:color w:val="000000"/>
          <w:kern w:val="0"/>
          <w:sz w:val="22"/>
          <w:szCs w:val="22"/>
          <w:lang w:val="en-US"/>
        </w:rPr>
        <w:t xml:space="preserve">, name, </w:t>
      </w:r>
      <w:proofErr w:type="spellStart"/>
      <w:r w:rsidRPr="00171236">
        <w:rPr>
          <w:rFonts w:ascii="Consolas" w:hAnsi="Consolas" w:cs="Consolas"/>
          <w:color w:val="000000"/>
          <w:kern w:val="0"/>
          <w:sz w:val="22"/>
          <w:szCs w:val="22"/>
          <w:lang w:val="en-US"/>
        </w:rPr>
        <w:t>birth_year</w:t>
      </w:r>
      <w:proofErr w:type="spellEnd"/>
      <w:r w:rsidRPr="00171236">
        <w:rPr>
          <w:rFonts w:ascii="Consolas" w:hAnsi="Consolas" w:cs="Consolas"/>
          <w:color w:val="000000"/>
          <w:kern w:val="0"/>
          <w:sz w:val="22"/>
          <w:szCs w:val="22"/>
          <w:lang w:val="en-US"/>
        </w:rPr>
        <w:t xml:space="preserve">, </w:t>
      </w:r>
      <w:proofErr w:type="spellStart"/>
      <w:r w:rsidRPr="00171236">
        <w:rPr>
          <w:rFonts w:ascii="Consolas" w:hAnsi="Consolas" w:cs="Consolas"/>
          <w:color w:val="000000"/>
          <w:kern w:val="0"/>
          <w:sz w:val="22"/>
          <w:szCs w:val="22"/>
          <w:lang w:val="en-US"/>
        </w:rPr>
        <w:t>contact_email</w:t>
      </w:r>
      <w:proofErr w:type="spellEnd"/>
      <w:r w:rsidRPr="00171236">
        <w:rPr>
          <w:rFonts w:ascii="Consolas" w:hAnsi="Consolas" w:cs="Consolas"/>
          <w:color w:val="000000"/>
          <w:kern w:val="0"/>
          <w:sz w:val="22"/>
          <w:szCs w:val="22"/>
          <w:lang w:val="en-US"/>
        </w:rPr>
        <w:t xml:space="preserve">, phone, city, website, </w:t>
      </w:r>
      <w:proofErr w:type="spellStart"/>
      <w:r w:rsidRPr="00171236">
        <w:rPr>
          <w:rFonts w:ascii="Consolas" w:hAnsi="Consolas" w:cs="Consolas"/>
          <w:color w:val="000000"/>
          <w:kern w:val="0"/>
          <w:sz w:val="22"/>
          <w:szCs w:val="22"/>
          <w:lang w:val="en-US"/>
        </w:rPr>
        <w:t>social_media</w:t>
      </w:r>
      <w:proofErr w:type="spellEnd"/>
      <w:r w:rsidRPr="00171236">
        <w:rPr>
          <w:rFonts w:ascii="Consolas" w:hAnsi="Consolas" w:cs="Consolas"/>
          <w:color w:val="000000"/>
          <w:kern w:val="0"/>
          <w:sz w:val="22"/>
          <w:szCs w:val="22"/>
          <w:lang w:val="en-US"/>
        </w:rPr>
        <w:t xml:space="preserve">, </w:t>
      </w:r>
      <w:proofErr w:type="spellStart"/>
      <w:r w:rsidRPr="00171236">
        <w:rPr>
          <w:rFonts w:ascii="Consolas" w:hAnsi="Consolas" w:cs="Consolas"/>
          <w:color w:val="000000"/>
          <w:kern w:val="0"/>
          <w:sz w:val="22"/>
          <w:szCs w:val="22"/>
          <w:lang w:val="en-US"/>
        </w:rPr>
        <w:t>is_active</w:t>
      </w:r>
      <w:proofErr w:type="spellEnd"/>
      <w:r w:rsidRPr="00171236">
        <w:rPr>
          <w:rFonts w:ascii="Consolas" w:hAnsi="Consolas" w:cs="Consolas"/>
          <w:color w:val="000000"/>
          <w:kern w:val="0"/>
          <w:sz w:val="22"/>
          <w:szCs w:val="22"/>
          <w:lang w:val="en-US"/>
        </w:rPr>
        <w:t>)</w:t>
      </w:r>
    </w:p>
    <w:p w14:paraId="57303A81" w14:textId="6BCE2F93" w:rsidR="00011C5F" w:rsidRDefault="00011C5F" w:rsidP="00011C5F">
      <w:pPr>
        <w:autoSpaceDE w:val="0"/>
        <w:autoSpaceDN w:val="0"/>
        <w:adjustRightInd w:val="0"/>
        <w:spacing w:after="0" w:line="240" w:lineRule="auto"/>
        <w:rPr>
          <w:rFonts w:ascii="Consolas" w:hAnsi="Consolas" w:cs="Consolas"/>
          <w:color w:val="000000"/>
          <w:kern w:val="0"/>
          <w:sz w:val="22"/>
          <w:szCs w:val="22"/>
          <w:lang w:val="en-US"/>
        </w:rPr>
      </w:pPr>
    </w:p>
    <w:p w14:paraId="3E62C674" w14:textId="71DE84BB" w:rsidR="00011C5F" w:rsidRDefault="00011C5F" w:rsidP="00DF3D81">
      <w:pPr>
        <w:pStyle w:val="Paragraphedeliste"/>
        <w:numPr>
          <w:ilvl w:val="0"/>
          <w:numId w:val="12"/>
        </w:numPr>
        <w:rPr>
          <w:lang w:val="en-US"/>
        </w:rPr>
      </w:pPr>
      <w:r w:rsidRPr="009B5E0D">
        <w:rPr>
          <w:lang w:val="en-US"/>
        </w:rPr>
        <w:t xml:space="preserve">Identifiers: Maybe multiple </w:t>
      </w:r>
      <w:proofErr w:type="gramStart"/>
      <w:r w:rsidR="005C13C9">
        <w:rPr>
          <w:lang w:val="en-US"/>
        </w:rPr>
        <w:t>artist</w:t>
      </w:r>
      <w:proofErr w:type="gramEnd"/>
      <w:r w:rsidR="005C13C9">
        <w:rPr>
          <w:lang w:val="en-US"/>
        </w:rPr>
        <w:t xml:space="preserve"> can have the same</w:t>
      </w:r>
      <w:r w:rsidRPr="009B5E0D">
        <w:rPr>
          <w:lang w:val="en-US"/>
        </w:rPr>
        <w:t xml:space="preserve"> name so we create a new </w:t>
      </w:r>
      <w:proofErr w:type="gramStart"/>
      <w:r w:rsidRPr="009B5E0D">
        <w:rPr>
          <w:lang w:val="en-US"/>
        </w:rPr>
        <w:t>id :</w:t>
      </w:r>
      <w:proofErr w:type="gramEnd"/>
      <w:r w:rsidRPr="009B5E0D">
        <w:rPr>
          <w:lang w:val="en-US"/>
        </w:rPr>
        <w:t xml:space="preserve"> </w:t>
      </w:r>
      <w:proofErr w:type="spellStart"/>
      <w:r w:rsidR="00BB2502">
        <w:rPr>
          <w:lang w:val="en-US"/>
        </w:rPr>
        <w:t>artist_</w:t>
      </w:r>
      <w:r w:rsidRPr="009B5E0D">
        <w:rPr>
          <w:lang w:val="en-US"/>
        </w:rPr>
        <w:t>id</w:t>
      </w:r>
      <w:proofErr w:type="spellEnd"/>
    </w:p>
    <w:p w14:paraId="3A182F94" w14:textId="77777777" w:rsidR="00BB2502" w:rsidRDefault="00F84F9F" w:rsidP="00F84F9F">
      <w:pPr>
        <w:pStyle w:val="Paragraphedeliste"/>
        <w:numPr>
          <w:ilvl w:val="0"/>
          <w:numId w:val="12"/>
        </w:numPr>
        <w:rPr>
          <w:lang w:val="en-US"/>
        </w:rPr>
      </w:pPr>
      <w:r w:rsidRPr="009B5E0D">
        <w:rPr>
          <w:lang w:val="en-US"/>
        </w:rPr>
        <w:t>Dependencies:</w:t>
      </w:r>
    </w:p>
    <w:p w14:paraId="3EBD55BA" w14:textId="6F1C9CF0" w:rsidR="00EB19B7" w:rsidRDefault="00F84F9F" w:rsidP="00BB2502">
      <w:pPr>
        <w:pStyle w:val="Paragraphedeliste"/>
        <w:numPr>
          <w:ilvl w:val="1"/>
          <w:numId w:val="12"/>
        </w:numPr>
        <w:rPr>
          <w:lang w:val="en-US"/>
        </w:rPr>
      </w:pPr>
      <w:r>
        <w:rPr>
          <w:lang w:val="en-US"/>
        </w:rPr>
        <w:t xml:space="preserve">An </w:t>
      </w:r>
      <w:r w:rsidR="00BB2502">
        <w:rPr>
          <w:lang w:val="en-US"/>
        </w:rPr>
        <w:t>Artis</w:t>
      </w:r>
      <w:r w:rsidR="00EB19B7">
        <w:rPr>
          <w:lang w:val="en-US"/>
        </w:rPr>
        <w:t xml:space="preserve">t can create multiple </w:t>
      </w:r>
      <w:r w:rsidR="00B878EE">
        <w:rPr>
          <w:lang w:val="en-US"/>
        </w:rPr>
        <w:t>artwork,</w:t>
      </w:r>
      <w:r w:rsidR="00EB19B7">
        <w:rPr>
          <w:lang w:val="en-US"/>
        </w:rPr>
        <w:t xml:space="preserve"> so we </w:t>
      </w:r>
      <w:r w:rsidR="00B878EE">
        <w:rPr>
          <w:lang w:val="en-US"/>
        </w:rPr>
        <w:t>must</w:t>
      </w:r>
      <w:r w:rsidR="00EB19B7">
        <w:rPr>
          <w:lang w:val="en-US"/>
        </w:rPr>
        <w:t xml:space="preserve"> link every artwork a specific </w:t>
      </w:r>
      <w:proofErr w:type="spellStart"/>
      <w:r w:rsidR="00EB19B7" w:rsidRPr="00E93B5D">
        <w:rPr>
          <w:b/>
          <w:bCs/>
          <w:lang w:val="en-US"/>
        </w:rPr>
        <w:t>artist_id</w:t>
      </w:r>
      <w:proofErr w:type="spellEnd"/>
    </w:p>
    <w:p w14:paraId="249AE9D6" w14:textId="77777777" w:rsidR="00EB19B7" w:rsidRDefault="00EB19B7" w:rsidP="00BB2502">
      <w:pPr>
        <w:pStyle w:val="Paragraphedeliste"/>
        <w:numPr>
          <w:ilvl w:val="1"/>
          <w:numId w:val="12"/>
        </w:numPr>
        <w:rPr>
          <w:lang w:val="en-US"/>
        </w:rPr>
      </w:pPr>
      <w:r>
        <w:rPr>
          <w:lang w:val="en-US"/>
        </w:rPr>
        <w:t xml:space="preserve">An Artist can instructed multiple Workshop so we must link each workshop to a specific </w:t>
      </w:r>
      <w:r w:rsidRPr="00E93B5D">
        <w:rPr>
          <w:b/>
          <w:bCs/>
          <w:lang w:val="en-US"/>
        </w:rPr>
        <w:t xml:space="preserve">artist _id </w:t>
      </w:r>
    </w:p>
    <w:p w14:paraId="6AE52480" w14:textId="683DE585" w:rsidR="00F84F9F" w:rsidRPr="00F84F9F" w:rsidRDefault="00E93B5D" w:rsidP="00BB2502">
      <w:pPr>
        <w:pStyle w:val="Paragraphedeliste"/>
        <w:numPr>
          <w:ilvl w:val="1"/>
          <w:numId w:val="12"/>
        </w:numPr>
        <w:rPr>
          <w:lang w:val="en-US"/>
        </w:rPr>
      </w:pPr>
      <w:r>
        <w:rPr>
          <w:lang w:val="en-US"/>
        </w:rPr>
        <w:lastRenderedPageBreak/>
        <w:t>An Artist can practice</w:t>
      </w:r>
      <w:r w:rsidR="00D038FC">
        <w:rPr>
          <w:lang w:val="en-US"/>
        </w:rPr>
        <w:t xml:space="preserve"> </w:t>
      </w:r>
      <w:r>
        <w:rPr>
          <w:lang w:val="en-US"/>
        </w:rPr>
        <w:t xml:space="preserve">multiple </w:t>
      </w:r>
      <w:proofErr w:type="gramStart"/>
      <w:r>
        <w:rPr>
          <w:lang w:val="en-US"/>
        </w:rPr>
        <w:t>discipline</w:t>
      </w:r>
      <w:proofErr w:type="gramEnd"/>
      <w:r>
        <w:rPr>
          <w:lang w:val="en-US"/>
        </w:rPr>
        <w:t xml:space="preserve"> so </w:t>
      </w:r>
      <w:r w:rsidR="00FC5DDB">
        <w:rPr>
          <w:lang w:val="en-US"/>
        </w:rPr>
        <w:t xml:space="preserve">we are going to link </w:t>
      </w:r>
      <w:r w:rsidR="00D038FC">
        <w:rPr>
          <w:lang w:val="en-US"/>
        </w:rPr>
        <w:t xml:space="preserve">each artist to the discipline they are practicing, since they can practice multiple, we </w:t>
      </w:r>
      <w:proofErr w:type="gramStart"/>
      <w:r w:rsidR="00D038FC">
        <w:rPr>
          <w:lang w:val="en-US"/>
        </w:rPr>
        <w:t>have to</w:t>
      </w:r>
      <w:proofErr w:type="gramEnd"/>
      <w:r w:rsidR="00D038FC">
        <w:rPr>
          <w:lang w:val="en-US"/>
        </w:rPr>
        <w:t xml:space="preserve"> store these values in a new </w:t>
      </w:r>
      <w:proofErr w:type="gramStart"/>
      <w:r w:rsidR="00D038FC">
        <w:rPr>
          <w:lang w:val="en-US"/>
        </w:rPr>
        <w:t>table :</w:t>
      </w:r>
      <w:proofErr w:type="gramEnd"/>
      <w:r w:rsidR="00D038FC">
        <w:rPr>
          <w:lang w:val="en-US"/>
        </w:rPr>
        <w:t xml:space="preserve"> </w:t>
      </w:r>
      <w:proofErr w:type="gramStart"/>
      <w:r w:rsidR="00D038FC">
        <w:rPr>
          <w:rStyle w:val="CodeCar"/>
        </w:rPr>
        <w:t xml:space="preserve">Practices </w:t>
      </w:r>
      <w:r w:rsidR="00F84F9F" w:rsidRPr="009A1B13">
        <w:rPr>
          <w:rStyle w:val="CodeCar"/>
          <w:b/>
          <w:bCs/>
          <w:u w:val="single"/>
        </w:rPr>
        <w:t>(#</w:t>
      </w:r>
      <w:proofErr w:type="gramEnd"/>
      <w:r w:rsidR="00D038FC" w:rsidRPr="009A1B13">
        <w:rPr>
          <w:rStyle w:val="CodeCar"/>
          <w:b/>
          <w:bCs/>
          <w:u w:val="single"/>
        </w:rPr>
        <w:t>artist_</w:t>
      </w:r>
      <w:proofErr w:type="gramStart"/>
      <w:r w:rsidR="00D038FC" w:rsidRPr="009A1B13">
        <w:rPr>
          <w:rStyle w:val="CodeCar"/>
          <w:b/>
          <w:bCs/>
          <w:u w:val="single"/>
        </w:rPr>
        <w:t>id</w:t>
      </w:r>
      <w:r w:rsidR="00F84F9F" w:rsidRPr="00432F10">
        <w:rPr>
          <w:rStyle w:val="CodeCar"/>
        </w:rPr>
        <w:t xml:space="preserve">, </w:t>
      </w:r>
      <w:r w:rsidR="00F84F9F" w:rsidRPr="009A1B13">
        <w:rPr>
          <w:rStyle w:val="CodeCar"/>
          <w:b/>
          <w:bCs/>
          <w:u w:val="single"/>
        </w:rPr>
        <w:t>#</w:t>
      </w:r>
      <w:proofErr w:type="gramEnd"/>
      <w:r w:rsidR="00D038FC" w:rsidRPr="009A1B13">
        <w:rPr>
          <w:rStyle w:val="CodeCar"/>
          <w:b/>
          <w:bCs/>
          <w:u w:val="single"/>
        </w:rPr>
        <w:t>discipline_id</w:t>
      </w:r>
      <w:r w:rsidR="00F84F9F" w:rsidRPr="00432F10">
        <w:rPr>
          <w:rStyle w:val="CodeCar"/>
        </w:rPr>
        <w:t>)</w:t>
      </w:r>
    </w:p>
    <w:p w14:paraId="15C1FBCE" w14:textId="77777777" w:rsidR="00011C5F" w:rsidRDefault="00011C5F" w:rsidP="002565C9">
      <w:pPr>
        <w:autoSpaceDE w:val="0"/>
        <w:autoSpaceDN w:val="0"/>
        <w:adjustRightInd w:val="0"/>
        <w:spacing w:after="0" w:line="240" w:lineRule="auto"/>
        <w:rPr>
          <w:rFonts w:ascii="Consolas" w:hAnsi="Consolas" w:cs="Consolas"/>
          <w:color w:val="000000"/>
          <w:kern w:val="0"/>
          <w:sz w:val="22"/>
          <w:szCs w:val="22"/>
          <w:lang w:val="en-US"/>
        </w:rPr>
      </w:pPr>
    </w:p>
    <w:p w14:paraId="511D7FF4" w14:textId="1DC9BBA3" w:rsidR="000D7C96" w:rsidRDefault="000D7C96" w:rsidP="002565C9">
      <w:pPr>
        <w:autoSpaceDE w:val="0"/>
        <w:autoSpaceDN w:val="0"/>
        <w:adjustRightInd w:val="0"/>
        <w:spacing w:after="0" w:line="240" w:lineRule="auto"/>
        <w:rPr>
          <w:rFonts w:ascii="Consolas" w:hAnsi="Consolas" w:cs="Consolas"/>
          <w:color w:val="000000"/>
          <w:kern w:val="0"/>
          <w:sz w:val="22"/>
          <w:szCs w:val="22"/>
          <w:lang w:val="en-US"/>
        </w:rPr>
      </w:pPr>
      <w:r w:rsidRPr="006B5CFF">
        <w:rPr>
          <w:rStyle w:val="CodeCar"/>
        </w:rPr>
        <w:t>Artwork</w:t>
      </w:r>
      <w:r w:rsidRPr="002565C9">
        <w:rPr>
          <w:rFonts w:ascii="Consolas" w:hAnsi="Consolas" w:cs="Consolas"/>
          <w:color w:val="000000"/>
          <w:kern w:val="0"/>
          <w:sz w:val="22"/>
          <w:szCs w:val="22"/>
          <w:lang w:val="en-US"/>
        </w:rPr>
        <w:t xml:space="preserve"> (</w:t>
      </w:r>
      <w:proofErr w:type="spellStart"/>
      <w:r w:rsidR="00CD4498" w:rsidRPr="00C77574">
        <w:rPr>
          <w:rStyle w:val="CodeCar"/>
          <w:b/>
          <w:bCs/>
          <w:u w:val="single"/>
        </w:rPr>
        <w:t>artwork_id</w:t>
      </w:r>
      <w:proofErr w:type="spellEnd"/>
      <w:r w:rsidR="00CD4498">
        <w:rPr>
          <w:rFonts w:ascii="Consolas" w:hAnsi="Consolas" w:cs="Consolas"/>
          <w:color w:val="000000"/>
          <w:kern w:val="0"/>
          <w:sz w:val="22"/>
          <w:szCs w:val="22"/>
          <w:lang w:val="en-US"/>
        </w:rPr>
        <w:t xml:space="preserve">, </w:t>
      </w:r>
      <w:r w:rsidRPr="002565C9">
        <w:rPr>
          <w:rFonts w:ascii="Consolas" w:hAnsi="Consolas" w:cs="Consolas"/>
          <w:color w:val="000000"/>
          <w:kern w:val="0"/>
          <w:sz w:val="22"/>
          <w:szCs w:val="22"/>
          <w:lang w:val="en-US"/>
        </w:rPr>
        <w:t xml:space="preserve">title, </w:t>
      </w:r>
      <w:proofErr w:type="spellStart"/>
      <w:r w:rsidRPr="002565C9">
        <w:rPr>
          <w:rFonts w:ascii="Consolas" w:hAnsi="Consolas" w:cs="Consolas"/>
          <w:color w:val="000000"/>
          <w:kern w:val="0"/>
          <w:sz w:val="22"/>
          <w:szCs w:val="22"/>
          <w:lang w:val="en-US"/>
        </w:rPr>
        <w:t>creation_year</w:t>
      </w:r>
      <w:proofErr w:type="spellEnd"/>
      <w:r w:rsidRPr="002565C9">
        <w:rPr>
          <w:rFonts w:ascii="Consolas" w:hAnsi="Consolas" w:cs="Consolas"/>
          <w:color w:val="000000"/>
          <w:kern w:val="0"/>
          <w:sz w:val="22"/>
          <w:szCs w:val="22"/>
          <w:lang w:val="en-US"/>
        </w:rPr>
        <w:t xml:space="preserve">, type, medium, dimensions, description, price, </w:t>
      </w:r>
      <w:proofErr w:type="gramStart"/>
      <w:r w:rsidRPr="002565C9">
        <w:rPr>
          <w:rFonts w:ascii="Consolas" w:hAnsi="Consolas" w:cs="Consolas"/>
          <w:color w:val="000000"/>
          <w:kern w:val="0"/>
          <w:sz w:val="22"/>
          <w:szCs w:val="22"/>
          <w:lang w:val="en-US"/>
        </w:rPr>
        <w:t>status</w:t>
      </w:r>
      <w:r w:rsidR="00B24438">
        <w:rPr>
          <w:rFonts w:ascii="Consolas" w:hAnsi="Consolas" w:cs="Consolas"/>
          <w:color w:val="000000"/>
          <w:kern w:val="0"/>
          <w:sz w:val="22"/>
          <w:szCs w:val="22"/>
          <w:lang w:val="en-US"/>
        </w:rPr>
        <w:t>,</w:t>
      </w:r>
      <w:r w:rsidR="00B24438">
        <w:rPr>
          <w:rFonts w:ascii="Consolas" w:hAnsi="Consolas" w:cs="Consolas"/>
          <w:b/>
          <w:bCs/>
          <w:color w:val="000000"/>
          <w:kern w:val="0"/>
          <w:sz w:val="22"/>
          <w:szCs w:val="22"/>
          <w:lang w:val="en-US"/>
        </w:rPr>
        <w:t>#</w:t>
      </w:r>
      <w:proofErr w:type="spellStart"/>
      <w:proofErr w:type="gramEnd"/>
      <w:r w:rsidR="00B24438">
        <w:rPr>
          <w:rFonts w:ascii="Consolas" w:hAnsi="Consolas" w:cs="Consolas"/>
          <w:b/>
          <w:bCs/>
          <w:color w:val="000000"/>
          <w:kern w:val="0"/>
          <w:sz w:val="22"/>
          <w:szCs w:val="22"/>
          <w:lang w:val="en-US"/>
        </w:rPr>
        <w:t>artist_id</w:t>
      </w:r>
      <w:proofErr w:type="spellEnd"/>
      <w:r w:rsidRPr="002565C9">
        <w:rPr>
          <w:rFonts w:ascii="Consolas" w:hAnsi="Consolas" w:cs="Consolas"/>
          <w:color w:val="000000"/>
          <w:kern w:val="0"/>
          <w:sz w:val="22"/>
          <w:szCs w:val="22"/>
          <w:lang w:val="en-US"/>
        </w:rPr>
        <w:t>)</w:t>
      </w:r>
    </w:p>
    <w:p w14:paraId="16CDEDFF" w14:textId="1624F075" w:rsidR="009C01BE" w:rsidRDefault="009C01BE" w:rsidP="009C01BE">
      <w:pPr>
        <w:pStyle w:val="Paragraphedeliste"/>
        <w:numPr>
          <w:ilvl w:val="0"/>
          <w:numId w:val="12"/>
        </w:numPr>
        <w:rPr>
          <w:lang w:val="en-US"/>
        </w:rPr>
      </w:pPr>
      <w:r w:rsidRPr="009B5E0D">
        <w:rPr>
          <w:lang w:val="en-US"/>
        </w:rPr>
        <w:t xml:space="preserve">Identifiers: Maybe multiple </w:t>
      </w:r>
      <w:r>
        <w:rPr>
          <w:lang w:val="en-US"/>
        </w:rPr>
        <w:t>artwork</w:t>
      </w:r>
      <w:r w:rsidRPr="009B5E0D">
        <w:rPr>
          <w:lang w:val="en-US"/>
        </w:rPr>
        <w:t xml:space="preserve"> with the same name so we create a new </w:t>
      </w:r>
      <w:proofErr w:type="gramStart"/>
      <w:r w:rsidRPr="009B5E0D">
        <w:rPr>
          <w:lang w:val="en-US"/>
        </w:rPr>
        <w:t>id :</w:t>
      </w:r>
      <w:proofErr w:type="gramEnd"/>
      <w:r w:rsidRPr="009B5E0D">
        <w:rPr>
          <w:lang w:val="en-US"/>
        </w:rPr>
        <w:t xml:space="preserve"> </w:t>
      </w:r>
      <w:proofErr w:type="spellStart"/>
      <w:r>
        <w:rPr>
          <w:lang w:val="en-US"/>
        </w:rPr>
        <w:t>artwork</w:t>
      </w:r>
      <w:r w:rsidRPr="009B5E0D">
        <w:rPr>
          <w:lang w:val="en-US"/>
        </w:rPr>
        <w:t>_id</w:t>
      </w:r>
      <w:proofErr w:type="spellEnd"/>
    </w:p>
    <w:p w14:paraId="0773741C" w14:textId="77777777" w:rsidR="00C77574" w:rsidRDefault="00142581" w:rsidP="00432F10">
      <w:pPr>
        <w:pStyle w:val="Paragraphedeliste"/>
        <w:numPr>
          <w:ilvl w:val="0"/>
          <w:numId w:val="12"/>
        </w:numPr>
        <w:rPr>
          <w:lang w:val="en-US"/>
        </w:rPr>
      </w:pPr>
      <w:r w:rsidRPr="009B5E0D">
        <w:rPr>
          <w:lang w:val="en-US"/>
        </w:rPr>
        <w:t>Dependencies</w:t>
      </w:r>
      <w:r w:rsidR="007E6642" w:rsidRPr="009B5E0D">
        <w:rPr>
          <w:lang w:val="en-US"/>
        </w:rPr>
        <w:t xml:space="preserve">: </w:t>
      </w:r>
    </w:p>
    <w:p w14:paraId="73EEB0B7" w14:textId="77777777" w:rsidR="00B878EE" w:rsidRPr="00B878EE" w:rsidRDefault="007E6642" w:rsidP="00C77574">
      <w:pPr>
        <w:pStyle w:val="Paragraphedeliste"/>
        <w:numPr>
          <w:ilvl w:val="1"/>
          <w:numId w:val="12"/>
        </w:numPr>
        <w:rPr>
          <w:rStyle w:val="CodeCar"/>
          <w:rFonts w:ascii="Times New Roman" w:hAnsi="Times New Roman" w:cstheme="minorBidi"/>
          <w:color w:val="auto"/>
          <w:kern w:val="2"/>
          <w:sz w:val="24"/>
          <w:szCs w:val="24"/>
        </w:rPr>
      </w:pPr>
      <w:r>
        <w:rPr>
          <w:lang w:val="en-US"/>
        </w:rPr>
        <w:t>An artwork can be link</w:t>
      </w:r>
      <w:r w:rsidR="000319FF">
        <w:rPr>
          <w:lang w:val="en-US"/>
        </w:rPr>
        <w:t xml:space="preserve">ed to multiple </w:t>
      </w:r>
      <w:r w:rsidR="00343299">
        <w:rPr>
          <w:lang w:val="en-US"/>
        </w:rPr>
        <w:t xml:space="preserve">exhibitions </w:t>
      </w:r>
      <w:r w:rsidR="00343299" w:rsidRPr="00C77574">
        <w:rPr>
          <w:b/>
          <w:bCs/>
          <w:lang w:val="en-US"/>
        </w:rPr>
        <w:t xml:space="preserve">over </w:t>
      </w:r>
      <w:proofErr w:type="gramStart"/>
      <w:r w:rsidR="00343299" w:rsidRPr="00C77574">
        <w:rPr>
          <w:b/>
          <w:bCs/>
          <w:lang w:val="en-US"/>
        </w:rPr>
        <w:t>time</w:t>
      </w:r>
      <w:proofErr w:type="gramEnd"/>
      <w:r w:rsidR="00C77574">
        <w:rPr>
          <w:lang w:val="en-US"/>
        </w:rPr>
        <w:t xml:space="preserve"> and </w:t>
      </w:r>
      <w:r w:rsidR="00C77574">
        <w:rPr>
          <w:b/>
          <w:bCs/>
          <w:lang w:val="en-US"/>
        </w:rPr>
        <w:t xml:space="preserve">we want to track </w:t>
      </w:r>
      <w:proofErr w:type="gramStart"/>
      <w:r w:rsidR="00C77574">
        <w:rPr>
          <w:b/>
          <w:bCs/>
          <w:lang w:val="en-US"/>
        </w:rPr>
        <w:t xml:space="preserve">these </w:t>
      </w:r>
      <w:r w:rsidR="002355B3">
        <w:rPr>
          <w:b/>
          <w:bCs/>
          <w:lang w:val="en-US"/>
        </w:rPr>
        <w:t>change</w:t>
      </w:r>
      <w:proofErr w:type="gramEnd"/>
      <w:r w:rsidR="002355B3">
        <w:rPr>
          <w:b/>
          <w:bCs/>
          <w:lang w:val="en-US"/>
        </w:rPr>
        <w:t xml:space="preserve"> over time</w:t>
      </w:r>
      <w:r w:rsidR="00343299">
        <w:rPr>
          <w:lang w:val="en-US"/>
        </w:rPr>
        <w:t xml:space="preserve">, so we must have a way </w:t>
      </w:r>
      <w:r w:rsidR="00142581">
        <w:rPr>
          <w:lang w:val="en-US"/>
        </w:rPr>
        <w:t xml:space="preserve">to store the changes, let us introduce </w:t>
      </w:r>
      <w:r w:rsidR="00432F10" w:rsidRPr="00432F10">
        <w:rPr>
          <w:rStyle w:val="CodeCar"/>
        </w:rPr>
        <w:t>Features (</w:t>
      </w:r>
      <w:r w:rsidR="00432F10" w:rsidRPr="009A1B13">
        <w:rPr>
          <w:rStyle w:val="CodeCar"/>
          <w:b/>
          <w:bCs/>
          <w:u w:val="single"/>
        </w:rPr>
        <w:t>#artwork_id</w:t>
      </w:r>
      <w:r w:rsidR="00432F10" w:rsidRPr="00432F10">
        <w:rPr>
          <w:rStyle w:val="CodeCar"/>
        </w:rPr>
        <w:t xml:space="preserve">, </w:t>
      </w:r>
      <w:r w:rsidR="00432F10" w:rsidRPr="009A1B13">
        <w:rPr>
          <w:rStyle w:val="CodeCar"/>
          <w:b/>
          <w:bCs/>
          <w:u w:val="single"/>
        </w:rPr>
        <w:t>#exhibition_id</w:t>
      </w:r>
      <w:r w:rsidR="00432F10" w:rsidRPr="00432F10">
        <w:rPr>
          <w:rStyle w:val="CodeCar"/>
        </w:rPr>
        <w:t xml:space="preserve">, </w:t>
      </w:r>
      <w:proofErr w:type="spellStart"/>
      <w:r w:rsidR="00432F10" w:rsidRPr="00432F10">
        <w:rPr>
          <w:rStyle w:val="CodeCar"/>
        </w:rPr>
        <w:t>arrival_date</w:t>
      </w:r>
      <w:proofErr w:type="spellEnd"/>
      <w:r w:rsidR="00B878EE">
        <w:rPr>
          <w:rStyle w:val="CodeCar"/>
        </w:rPr>
        <w:t>)</w:t>
      </w:r>
    </w:p>
    <w:p w14:paraId="32E60945" w14:textId="45F40070" w:rsidR="007E6642" w:rsidRDefault="00B878EE" w:rsidP="00C77574">
      <w:pPr>
        <w:pStyle w:val="Paragraphedeliste"/>
        <w:numPr>
          <w:ilvl w:val="1"/>
          <w:numId w:val="12"/>
        </w:numPr>
        <w:rPr>
          <w:lang w:val="en-US"/>
        </w:rPr>
      </w:pPr>
      <w:r>
        <w:rPr>
          <w:lang w:val="en-US"/>
        </w:rPr>
        <w:t xml:space="preserve">An </w:t>
      </w:r>
      <w:r w:rsidR="00011C5F" w:rsidRPr="00C77574">
        <w:rPr>
          <w:lang w:val="en-US"/>
        </w:rPr>
        <w:t xml:space="preserve">artwork is created by an artist so we </w:t>
      </w:r>
      <w:r>
        <w:rPr>
          <w:lang w:val="en-US"/>
        </w:rPr>
        <w:t xml:space="preserve">must introduce </w:t>
      </w:r>
      <w:proofErr w:type="gramStart"/>
      <w:r>
        <w:rPr>
          <w:lang w:val="en-US"/>
        </w:rPr>
        <w:t>a</w:t>
      </w:r>
      <w:proofErr w:type="gramEnd"/>
      <w:r>
        <w:rPr>
          <w:lang w:val="en-US"/>
        </w:rPr>
        <w:t xml:space="preserve"> FK</w:t>
      </w:r>
      <w:r w:rsidR="00011C5F" w:rsidRPr="00C77574">
        <w:rPr>
          <w:lang w:val="en-US"/>
        </w:rPr>
        <w:t xml:space="preserve"> key to artist </w:t>
      </w:r>
    </w:p>
    <w:p w14:paraId="75BD65C4" w14:textId="702CEF89" w:rsidR="002E0D69" w:rsidRPr="00011C5F" w:rsidRDefault="002E0D69" w:rsidP="00C77574">
      <w:pPr>
        <w:pStyle w:val="Paragraphedeliste"/>
        <w:numPr>
          <w:ilvl w:val="1"/>
          <w:numId w:val="12"/>
        </w:numPr>
        <w:rPr>
          <w:lang w:val="en-US"/>
        </w:rPr>
      </w:pPr>
      <w:r>
        <w:rPr>
          <w:lang w:val="en-US"/>
        </w:rPr>
        <w:t xml:space="preserve">An artwork can </w:t>
      </w:r>
      <w:proofErr w:type="gramStart"/>
      <w:r>
        <w:rPr>
          <w:lang w:val="en-US"/>
        </w:rPr>
        <w:t>received</w:t>
      </w:r>
      <w:proofErr w:type="gramEnd"/>
      <w:r>
        <w:rPr>
          <w:lang w:val="en-US"/>
        </w:rPr>
        <w:t xml:space="preserve"> multiple </w:t>
      </w:r>
      <w:proofErr w:type="gramStart"/>
      <w:r>
        <w:rPr>
          <w:lang w:val="en-US"/>
        </w:rPr>
        <w:t>review</w:t>
      </w:r>
      <w:proofErr w:type="gramEnd"/>
      <w:r>
        <w:rPr>
          <w:lang w:val="en-US"/>
        </w:rPr>
        <w:t xml:space="preserve"> by different distinct </w:t>
      </w:r>
      <w:proofErr w:type="gramStart"/>
      <w:r>
        <w:rPr>
          <w:lang w:val="en-US"/>
        </w:rPr>
        <w:t>user</w:t>
      </w:r>
      <w:proofErr w:type="gramEnd"/>
      <w:r>
        <w:rPr>
          <w:lang w:val="en-US"/>
        </w:rPr>
        <w:t>, so we must store those in the review table.</w:t>
      </w:r>
    </w:p>
    <w:p w14:paraId="52FDE120" w14:textId="77777777" w:rsidR="006B5CFF" w:rsidRPr="006B5CFF" w:rsidRDefault="006B5CFF" w:rsidP="000A0E3B">
      <w:pPr>
        <w:pStyle w:val="Code"/>
      </w:pPr>
      <w:r w:rsidRPr="006B5CFF">
        <w:t>Tag (</w:t>
      </w:r>
      <w:proofErr w:type="spellStart"/>
      <w:r w:rsidRPr="00B24438">
        <w:rPr>
          <w:b/>
          <w:bCs/>
        </w:rPr>
        <w:t>tag_id</w:t>
      </w:r>
      <w:proofErr w:type="spellEnd"/>
      <w:r w:rsidRPr="006B5CFF">
        <w:t>, name)</w:t>
      </w:r>
    </w:p>
    <w:p w14:paraId="285E7BD1" w14:textId="6DF24571" w:rsidR="00401D27" w:rsidRPr="00E30EDA" w:rsidRDefault="00401D27" w:rsidP="00E30EDA">
      <w:pPr>
        <w:pStyle w:val="Paragraphedeliste"/>
        <w:numPr>
          <w:ilvl w:val="0"/>
          <w:numId w:val="12"/>
        </w:numPr>
        <w:rPr>
          <w:lang w:val="en-US"/>
        </w:rPr>
      </w:pPr>
      <w:r w:rsidRPr="009B5E0D">
        <w:rPr>
          <w:lang w:val="en-US"/>
        </w:rPr>
        <w:t xml:space="preserve">Dependencies: An </w:t>
      </w:r>
      <w:r w:rsidR="00AA0D36">
        <w:rPr>
          <w:lang w:val="en-US"/>
        </w:rPr>
        <w:t>artwork</w:t>
      </w:r>
      <w:r w:rsidRPr="009B5E0D">
        <w:rPr>
          <w:lang w:val="en-US"/>
        </w:rPr>
        <w:t xml:space="preserve"> is always </w:t>
      </w:r>
      <w:proofErr w:type="gramStart"/>
      <w:r w:rsidR="00E30EDA">
        <w:rPr>
          <w:lang w:val="en-US"/>
        </w:rPr>
        <w:t>link</w:t>
      </w:r>
      <w:proofErr w:type="gramEnd"/>
      <w:r w:rsidR="00E30EDA">
        <w:rPr>
          <w:lang w:val="en-US"/>
        </w:rPr>
        <w:t xml:space="preserve"> to </w:t>
      </w:r>
      <w:r w:rsidR="00E462C6">
        <w:rPr>
          <w:lang w:val="en-US"/>
        </w:rPr>
        <w:t>one or multiple</w:t>
      </w:r>
      <w:r w:rsidR="00E30EDA">
        <w:rPr>
          <w:lang w:val="en-US"/>
        </w:rPr>
        <w:t xml:space="preserve"> tag</w:t>
      </w:r>
      <w:r w:rsidR="00E462C6">
        <w:rPr>
          <w:lang w:val="en-US"/>
        </w:rPr>
        <w:t xml:space="preserve"> so we must create a table that link tag </w:t>
      </w:r>
      <w:r w:rsidR="000A0E3B">
        <w:rPr>
          <w:lang w:val="en-US"/>
        </w:rPr>
        <w:t xml:space="preserve">table </w:t>
      </w:r>
      <w:r w:rsidR="00E462C6">
        <w:rPr>
          <w:lang w:val="en-US"/>
        </w:rPr>
        <w:t xml:space="preserve">with </w:t>
      </w:r>
      <w:r w:rsidR="000A0E3B">
        <w:rPr>
          <w:lang w:val="en-US"/>
        </w:rPr>
        <w:t xml:space="preserve">the artwork </w:t>
      </w:r>
      <w:proofErr w:type="gramStart"/>
      <w:r w:rsidR="000A0E3B">
        <w:rPr>
          <w:lang w:val="en-US"/>
        </w:rPr>
        <w:t>table :</w:t>
      </w:r>
      <w:proofErr w:type="gramEnd"/>
      <w:r w:rsidR="000A0E3B">
        <w:rPr>
          <w:lang w:val="en-US"/>
        </w:rPr>
        <w:t xml:space="preserve"> </w:t>
      </w:r>
      <w:proofErr w:type="gramStart"/>
      <w:r w:rsidR="000A0E3B" w:rsidRPr="00C47102">
        <w:rPr>
          <w:rFonts w:ascii="Consolas" w:hAnsi="Consolas" w:cs="Consolas"/>
          <w:color w:val="000000"/>
          <w:kern w:val="0"/>
          <w:sz w:val="22"/>
          <w:szCs w:val="22"/>
          <w:lang w:val="en-US"/>
        </w:rPr>
        <w:t>Tagged (</w:t>
      </w:r>
      <w:r w:rsidR="000A0E3B" w:rsidRPr="009A1B13">
        <w:rPr>
          <w:rFonts w:ascii="Consolas" w:hAnsi="Consolas" w:cs="Consolas"/>
          <w:b/>
          <w:bCs/>
          <w:color w:val="000000"/>
          <w:kern w:val="0"/>
          <w:sz w:val="22"/>
          <w:szCs w:val="22"/>
          <w:u w:val="single"/>
          <w:lang w:val="en-US"/>
        </w:rPr>
        <w:t>#</w:t>
      </w:r>
      <w:proofErr w:type="gramEnd"/>
      <w:r w:rsidR="000A0E3B" w:rsidRPr="009A1B13">
        <w:rPr>
          <w:rFonts w:ascii="Consolas" w:hAnsi="Consolas" w:cs="Consolas"/>
          <w:b/>
          <w:bCs/>
          <w:color w:val="000000"/>
          <w:kern w:val="0"/>
          <w:sz w:val="22"/>
          <w:szCs w:val="22"/>
          <w:u w:val="single"/>
          <w:lang w:val="en-US"/>
        </w:rPr>
        <w:t>artwork_</w:t>
      </w:r>
      <w:proofErr w:type="gramStart"/>
      <w:r w:rsidR="000A0E3B" w:rsidRPr="009A1B13">
        <w:rPr>
          <w:rFonts w:ascii="Consolas" w:hAnsi="Consolas" w:cs="Consolas"/>
          <w:b/>
          <w:bCs/>
          <w:color w:val="000000"/>
          <w:kern w:val="0"/>
          <w:sz w:val="22"/>
          <w:szCs w:val="22"/>
          <w:u w:val="single"/>
          <w:lang w:val="en-US"/>
        </w:rPr>
        <w:t>id</w:t>
      </w:r>
      <w:r w:rsidR="000A0E3B" w:rsidRPr="00C47102">
        <w:rPr>
          <w:rFonts w:ascii="Consolas" w:hAnsi="Consolas" w:cs="Consolas"/>
          <w:color w:val="000000"/>
          <w:kern w:val="0"/>
          <w:sz w:val="22"/>
          <w:szCs w:val="22"/>
          <w:lang w:val="en-US"/>
        </w:rPr>
        <w:t xml:space="preserve">, </w:t>
      </w:r>
      <w:r w:rsidR="000A0E3B" w:rsidRPr="009A1B13">
        <w:rPr>
          <w:rFonts w:ascii="Consolas" w:hAnsi="Consolas" w:cs="Consolas"/>
          <w:b/>
          <w:bCs/>
          <w:color w:val="000000"/>
          <w:kern w:val="0"/>
          <w:sz w:val="22"/>
          <w:szCs w:val="22"/>
          <w:u w:val="single"/>
          <w:lang w:val="en-US"/>
        </w:rPr>
        <w:t>#</w:t>
      </w:r>
      <w:proofErr w:type="gramEnd"/>
      <w:r w:rsidR="000A0E3B" w:rsidRPr="009A1B13">
        <w:rPr>
          <w:rFonts w:ascii="Consolas" w:hAnsi="Consolas" w:cs="Consolas"/>
          <w:b/>
          <w:bCs/>
          <w:color w:val="000000"/>
          <w:kern w:val="0"/>
          <w:sz w:val="22"/>
          <w:szCs w:val="22"/>
          <w:u w:val="single"/>
          <w:lang w:val="en-US"/>
        </w:rPr>
        <w:t>tag_id</w:t>
      </w:r>
      <w:r w:rsidR="000A0E3B" w:rsidRPr="00C47102">
        <w:rPr>
          <w:rFonts w:ascii="Consolas" w:hAnsi="Consolas" w:cs="Consolas"/>
          <w:color w:val="000000"/>
          <w:kern w:val="0"/>
          <w:sz w:val="22"/>
          <w:szCs w:val="22"/>
          <w:lang w:val="en-US"/>
        </w:rPr>
        <w:t>)</w:t>
      </w:r>
    </w:p>
    <w:p w14:paraId="29E2A160" w14:textId="3BE702AD" w:rsidR="005C2FD0" w:rsidRDefault="006B5CFF" w:rsidP="005C2FD0">
      <w:pPr>
        <w:pStyle w:val="Paragraphedeliste"/>
        <w:numPr>
          <w:ilvl w:val="0"/>
          <w:numId w:val="12"/>
        </w:numPr>
        <w:rPr>
          <w:lang w:val="en-US"/>
        </w:rPr>
      </w:pPr>
      <w:r w:rsidRPr="009B5E0D">
        <w:rPr>
          <w:lang w:val="en-US"/>
        </w:rPr>
        <w:t xml:space="preserve">Identifiers: </w:t>
      </w:r>
      <w:r>
        <w:rPr>
          <w:lang w:val="en-US"/>
        </w:rPr>
        <w:t>w</w:t>
      </w:r>
      <w:r w:rsidR="00DD24D1">
        <w:rPr>
          <w:lang w:val="en-US"/>
        </w:rPr>
        <w:t xml:space="preserve">e add </w:t>
      </w:r>
      <w:proofErr w:type="gramStart"/>
      <w:r w:rsidR="00DD24D1">
        <w:rPr>
          <w:lang w:val="en-US"/>
        </w:rPr>
        <w:t>a</w:t>
      </w:r>
      <w:proofErr w:type="gramEnd"/>
      <w:r w:rsidR="00DD24D1">
        <w:rPr>
          <w:lang w:val="en-US"/>
        </w:rPr>
        <w:t xml:space="preserve"> </w:t>
      </w:r>
      <w:proofErr w:type="spellStart"/>
      <w:r w:rsidR="00DD24D1">
        <w:rPr>
          <w:lang w:val="en-US"/>
        </w:rPr>
        <w:t>id</w:t>
      </w:r>
      <w:proofErr w:type="spellEnd"/>
      <w:r w:rsidR="00DD24D1">
        <w:rPr>
          <w:lang w:val="en-US"/>
        </w:rPr>
        <w:t xml:space="preserve"> for the artwork so that it’s easier to do queries</w:t>
      </w:r>
    </w:p>
    <w:p w14:paraId="32B86386" w14:textId="58EDE449" w:rsidR="00C47102" w:rsidRPr="00C47102" w:rsidRDefault="00C47102" w:rsidP="00C47102">
      <w:pPr>
        <w:autoSpaceDE w:val="0"/>
        <w:autoSpaceDN w:val="0"/>
        <w:adjustRightInd w:val="0"/>
        <w:spacing w:after="0" w:line="240" w:lineRule="auto"/>
        <w:ind w:left="60"/>
        <w:rPr>
          <w:rFonts w:ascii="Consolas" w:hAnsi="Consolas" w:cs="Consolas"/>
          <w:color w:val="000000"/>
          <w:kern w:val="0"/>
          <w:sz w:val="22"/>
          <w:szCs w:val="22"/>
          <w:lang w:val="en-US"/>
        </w:rPr>
      </w:pPr>
    </w:p>
    <w:p w14:paraId="0B69EB66" w14:textId="08BDA03C" w:rsidR="00954F44" w:rsidRPr="00954F44" w:rsidRDefault="00954F44" w:rsidP="00954F44">
      <w:pPr>
        <w:pStyle w:val="Code"/>
      </w:pPr>
      <w:proofErr w:type="spellStart"/>
      <w:r w:rsidRPr="00954F44">
        <w:t>CommunityMember</w:t>
      </w:r>
      <w:proofErr w:type="spellEnd"/>
      <w:r w:rsidRPr="00954F44">
        <w:t xml:space="preserve"> (</w:t>
      </w:r>
      <w:proofErr w:type="spellStart"/>
      <w:r w:rsidR="00B24438" w:rsidRPr="00B24438">
        <w:rPr>
          <w:b/>
          <w:bCs/>
        </w:rPr>
        <w:t>user_id</w:t>
      </w:r>
      <w:proofErr w:type="spellEnd"/>
      <w:r w:rsidR="00B24438" w:rsidRPr="00B24438">
        <w:rPr>
          <w:b/>
          <w:bCs/>
        </w:rPr>
        <w:t>,</w:t>
      </w:r>
      <w:r w:rsidR="00B24438">
        <w:t xml:space="preserve"> </w:t>
      </w:r>
      <w:r w:rsidRPr="00954F44">
        <w:t xml:space="preserve">name, email, </w:t>
      </w:r>
      <w:proofErr w:type="spellStart"/>
      <w:r w:rsidRPr="00954F44">
        <w:t>birth_year</w:t>
      </w:r>
      <w:proofErr w:type="spellEnd"/>
      <w:r w:rsidRPr="00954F44">
        <w:t xml:space="preserve">, phone, city, </w:t>
      </w:r>
      <w:proofErr w:type="spellStart"/>
      <w:r w:rsidRPr="00954F44">
        <w:t>membership_type</w:t>
      </w:r>
      <w:proofErr w:type="spellEnd"/>
      <w:r w:rsidRPr="00954F44">
        <w:t>)</w:t>
      </w:r>
    </w:p>
    <w:p w14:paraId="51451F48" w14:textId="3E8E48E8" w:rsidR="00C47102" w:rsidRDefault="00954F44" w:rsidP="00C47102">
      <w:pPr>
        <w:pStyle w:val="Paragraphedeliste"/>
        <w:numPr>
          <w:ilvl w:val="0"/>
          <w:numId w:val="12"/>
        </w:numPr>
        <w:rPr>
          <w:lang w:val="en-US"/>
        </w:rPr>
      </w:pPr>
      <w:r w:rsidRPr="009B5E0D">
        <w:rPr>
          <w:lang w:val="en-US"/>
        </w:rPr>
        <w:t xml:space="preserve">Identifiers: Maybe multiple </w:t>
      </w:r>
      <w:proofErr w:type="gramStart"/>
      <w:r>
        <w:rPr>
          <w:lang w:val="en-US"/>
        </w:rPr>
        <w:t>user</w:t>
      </w:r>
      <w:proofErr w:type="gramEnd"/>
      <w:r>
        <w:rPr>
          <w:lang w:val="en-US"/>
        </w:rPr>
        <w:t xml:space="preserve"> could have the</w:t>
      </w:r>
      <w:r w:rsidRPr="009B5E0D">
        <w:rPr>
          <w:lang w:val="en-US"/>
        </w:rPr>
        <w:t xml:space="preserve"> same name so we create a new </w:t>
      </w:r>
      <w:proofErr w:type="gramStart"/>
      <w:r w:rsidRPr="009B5E0D">
        <w:rPr>
          <w:lang w:val="en-US"/>
        </w:rPr>
        <w:t>id :</w:t>
      </w:r>
      <w:proofErr w:type="gramEnd"/>
      <w:r w:rsidRPr="009B5E0D">
        <w:rPr>
          <w:lang w:val="en-US"/>
        </w:rPr>
        <w:t xml:space="preserve"> </w:t>
      </w:r>
      <w:proofErr w:type="spellStart"/>
      <w:r>
        <w:rPr>
          <w:lang w:val="en-US"/>
        </w:rPr>
        <w:t>user_id</w:t>
      </w:r>
      <w:proofErr w:type="spellEnd"/>
    </w:p>
    <w:p w14:paraId="1841261E" w14:textId="579CA372" w:rsidR="004778D4" w:rsidRDefault="004778D4" w:rsidP="00C47102">
      <w:pPr>
        <w:pStyle w:val="Paragraphedeliste"/>
        <w:numPr>
          <w:ilvl w:val="0"/>
          <w:numId w:val="12"/>
        </w:numPr>
        <w:rPr>
          <w:lang w:val="en-US"/>
        </w:rPr>
      </w:pPr>
      <w:r w:rsidRPr="009B5E0D">
        <w:rPr>
          <w:lang w:val="en-US"/>
        </w:rPr>
        <w:t xml:space="preserve">Dependencies: </w:t>
      </w:r>
    </w:p>
    <w:p w14:paraId="75A030CB" w14:textId="069C6748" w:rsidR="004778D4" w:rsidRDefault="004778D4" w:rsidP="004778D4">
      <w:pPr>
        <w:pStyle w:val="Paragraphedeliste"/>
        <w:numPr>
          <w:ilvl w:val="1"/>
          <w:numId w:val="12"/>
        </w:numPr>
        <w:rPr>
          <w:lang w:val="en-US"/>
        </w:rPr>
      </w:pPr>
      <w:r>
        <w:rPr>
          <w:lang w:val="en-US"/>
        </w:rPr>
        <w:t xml:space="preserve">A community member can </w:t>
      </w:r>
      <w:proofErr w:type="gramStart"/>
      <w:r>
        <w:rPr>
          <w:lang w:val="en-US"/>
        </w:rPr>
        <w:t>writes</w:t>
      </w:r>
      <w:proofErr w:type="gramEnd"/>
      <w:r>
        <w:rPr>
          <w:lang w:val="en-US"/>
        </w:rPr>
        <w:t xml:space="preserve"> reviews however, </w:t>
      </w:r>
      <w:r w:rsidR="0004754D">
        <w:rPr>
          <w:lang w:val="en-US"/>
        </w:rPr>
        <w:t xml:space="preserve">as we can </w:t>
      </w:r>
      <w:proofErr w:type="gramStart"/>
      <w:r w:rsidR="0004754D">
        <w:rPr>
          <w:lang w:val="en-US"/>
        </w:rPr>
        <w:t>writes</w:t>
      </w:r>
      <w:proofErr w:type="gramEnd"/>
      <w:r w:rsidR="0004754D">
        <w:rPr>
          <w:lang w:val="en-US"/>
        </w:rPr>
        <w:t xml:space="preserve"> multiple </w:t>
      </w:r>
      <w:proofErr w:type="gramStart"/>
      <w:r w:rsidR="0004754D">
        <w:rPr>
          <w:lang w:val="en-US"/>
        </w:rPr>
        <w:t>review</w:t>
      </w:r>
      <w:proofErr w:type="gramEnd"/>
      <w:r w:rsidR="0004754D">
        <w:rPr>
          <w:lang w:val="en-US"/>
        </w:rPr>
        <w:t xml:space="preserve">, we must store the </w:t>
      </w:r>
      <w:proofErr w:type="spellStart"/>
      <w:r w:rsidR="0004754D" w:rsidRPr="00F946B2">
        <w:rPr>
          <w:b/>
          <w:bCs/>
          <w:lang w:val="en-US"/>
        </w:rPr>
        <w:t>user_id</w:t>
      </w:r>
      <w:proofErr w:type="spellEnd"/>
      <w:r w:rsidR="0004754D">
        <w:rPr>
          <w:lang w:val="en-US"/>
        </w:rPr>
        <w:t xml:space="preserve"> in the review table</w:t>
      </w:r>
    </w:p>
    <w:p w14:paraId="71E816F3" w14:textId="68A953EA" w:rsidR="0004754D" w:rsidRPr="00061CD9" w:rsidRDefault="0004754D" w:rsidP="004778D4">
      <w:pPr>
        <w:pStyle w:val="Paragraphedeliste"/>
        <w:numPr>
          <w:ilvl w:val="1"/>
          <w:numId w:val="12"/>
        </w:numPr>
        <w:rPr>
          <w:rStyle w:val="CodeCar"/>
          <w:rFonts w:ascii="Times New Roman" w:hAnsi="Times New Roman" w:cstheme="minorBidi"/>
          <w:color w:val="auto"/>
          <w:kern w:val="2"/>
          <w:sz w:val="24"/>
          <w:szCs w:val="24"/>
        </w:rPr>
      </w:pPr>
      <w:r>
        <w:rPr>
          <w:lang w:val="en-US"/>
        </w:rPr>
        <w:t>A community member favors specific dis</w:t>
      </w:r>
      <w:r w:rsidR="0081027F">
        <w:rPr>
          <w:lang w:val="en-US"/>
        </w:rPr>
        <w:t xml:space="preserve">cipline, as he can favor multiple, we </w:t>
      </w:r>
      <w:proofErr w:type="gramStart"/>
      <w:r w:rsidR="0081027F">
        <w:rPr>
          <w:lang w:val="en-US"/>
        </w:rPr>
        <w:t>have to</w:t>
      </w:r>
      <w:proofErr w:type="gramEnd"/>
      <w:r w:rsidR="0081027F">
        <w:rPr>
          <w:lang w:val="en-US"/>
        </w:rPr>
        <w:t xml:space="preserve"> store the </w:t>
      </w:r>
      <w:proofErr w:type="spellStart"/>
      <w:r w:rsidR="0081027F" w:rsidRPr="00F946B2">
        <w:rPr>
          <w:b/>
          <w:bCs/>
          <w:lang w:val="en-US"/>
        </w:rPr>
        <w:t>user_id</w:t>
      </w:r>
      <w:proofErr w:type="spellEnd"/>
      <w:r w:rsidR="0081027F">
        <w:rPr>
          <w:lang w:val="en-US"/>
        </w:rPr>
        <w:t xml:space="preserve"> in a new table, let us introduce </w:t>
      </w:r>
      <w:proofErr w:type="gramStart"/>
      <w:r w:rsidR="0081027F">
        <w:rPr>
          <w:rStyle w:val="CodeCar"/>
        </w:rPr>
        <w:t>Favors</w:t>
      </w:r>
      <w:r w:rsidR="0081027F" w:rsidRPr="00432F10">
        <w:rPr>
          <w:rStyle w:val="CodeCar"/>
        </w:rPr>
        <w:t>(</w:t>
      </w:r>
      <w:proofErr w:type="gramEnd"/>
      <w:r w:rsidR="0081027F" w:rsidRPr="009A1B13">
        <w:rPr>
          <w:rStyle w:val="CodeCar"/>
          <w:b/>
          <w:bCs/>
          <w:u w:val="single"/>
        </w:rPr>
        <w:t>#user_</w:t>
      </w:r>
      <w:proofErr w:type="gramStart"/>
      <w:r w:rsidR="0081027F" w:rsidRPr="009A1B13">
        <w:rPr>
          <w:rStyle w:val="CodeCar"/>
          <w:b/>
          <w:bCs/>
          <w:u w:val="single"/>
        </w:rPr>
        <w:t>id</w:t>
      </w:r>
      <w:r w:rsidR="0081027F" w:rsidRPr="00432F10">
        <w:rPr>
          <w:rStyle w:val="CodeCar"/>
        </w:rPr>
        <w:t xml:space="preserve">, </w:t>
      </w:r>
      <w:r w:rsidR="0081027F" w:rsidRPr="009A1B13">
        <w:rPr>
          <w:rStyle w:val="CodeCar"/>
          <w:b/>
          <w:bCs/>
          <w:u w:val="single"/>
        </w:rPr>
        <w:t>#</w:t>
      </w:r>
      <w:proofErr w:type="gramEnd"/>
      <w:r w:rsidR="0081027F" w:rsidRPr="009A1B13">
        <w:rPr>
          <w:rStyle w:val="CodeCar"/>
          <w:b/>
          <w:bCs/>
          <w:u w:val="single"/>
        </w:rPr>
        <w:t>discipline_id</w:t>
      </w:r>
      <w:r w:rsidR="0081027F" w:rsidRPr="00432F10">
        <w:rPr>
          <w:rStyle w:val="CodeCar"/>
        </w:rPr>
        <w:t>)</w:t>
      </w:r>
    </w:p>
    <w:p w14:paraId="375EE2EA" w14:textId="24888180" w:rsidR="00061CD9" w:rsidRDefault="00061CD9" w:rsidP="004778D4">
      <w:pPr>
        <w:pStyle w:val="Paragraphedeliste"/>
        <w:numPr>
          <w:ilvl w:val="1"/>
          <w:numId w:val="12"/>
        </w:numPr>
        <w:rPr>
          <w:lang w:val="en-US"/>
        </w:rPr>
      </w:pPr>
      <w:r>
        <w:rPr>
          <w:lang w:val="en-US"/>
        </w:rPr>
        <w:t xml:space="preserve">A community member can book </w:t>
      </w:r>
      <w:proofErr w:type="gramStart"/>
      <w:r>
        <w:rPr>
          <w:lang w:val="en-US"/>
        </w:rPr>
        <w:t>workshop</w:t>
      </w:r>
      <w:proofErr w:type="gramEnd"/>
      <w:r>
        <w:rPr>
          <w:lang w:val="en-US"/>
        </w:rPr>
        <w:t xml:space="preserve"> however, as he can book multiple </w:t>
      </w:r>
      <w:proofErr w:type="gramStart"/>
      <w:r>
        <w:rPr>
          <w:lang w:val="en-US"/>
        </w:rPr>
        <w:t>workshop</w:t>
      </w:r>
      <w:proofErr w:type="gramEnd"/>
      <w:r>
        <w:rPr>
          <w:lang w:val="en-US"/>
        </w:rPr>
        <w:t xml:space="preserve">, we must </w:t>
      </w:r>
      <w:r w:rsidR="00CF626A">
        <w:rPr>
          <w:lang w:val="en-US"/>
        </w:rPr>
        <w:t xml:space="preserve">store the </w:t>
      </w:r>
      <w:proofErr w:type="spellStart"/>
      <w:r w:rsidR="00CF626A">
        <w:rPr>
          <w:b/>
          <w:bCs/>
          <w:lang w:val="en-US"/>
        </w:rPr>
        <w:t>user_id</w:t>
      </w:r>
      <w:proofErr w:type="spellEnd"/>
      <w:r w:rsidR="00CF626A">
        <w:rPr>
          <w:lang w:val="en-US"/>
        </w:rPr>
        <w:t xml:space="preserve"> </w:t>
      </w:r>
      <w:proofErr w:type="gramStart"/>
      <w:r w:rsidR="00CF626A">
        <w:rPr>
          <w:lang w:val="en-US"/>
        </w:rPr>
        <w:t>in</w:t>
      </w:r>
      <w:proofErr w:type="gramEnd"/>
      <w:r w:rsidR="00CF626A">
        <w:rPr>
          <w:lang w:val="en-US"/>
        </w:rPr>
        <w:t xml:space="preserve"> the booking table</w:t>
      </w:r>
    </w:p>
    <w:p w14:paraId="4D391C0B" w14:textId="782B2F5A" w:rsidR="00AC12FD" w:rsidRPr="00243012" w:rsidRDefault="00243012" w:rsidP="00243012">
      <w:pPr>
        <w:autoSpaceDE w:val="0"/>
        <w:autoSpaceDN w:val="0"/>
        <w:adjustRightInd w:val="0"/>
        <w:spacing w:after="0" w:line="240" w:lineRule="auto"/>
        <w:ind w:left="60"/>
        <w:rPr>
          <w:rFonts w:ascii="Consolas" w:hAnsi="Consolas" w:cs="Consolas"/>
          <w:color w:val="000000"/>
          <w:kern w:val="0"/>
          <w:sz w:val="22"/>
          <w:szCs w:val="22"/>
        </w:rPr>
      </w:pPr>
      <w:r w:rsidRPr="00243012">
        <w:rPr>
          <w:rFonts w:ascii="Consolas" w:hAnsi="Consolas" w:cs="Consolas"/>
          <w:color w:val="000000"/>
          <w:kern w:val="0"/>
          <w:sz w:val="22"/>
          <w:szCs w:val="22"/>
        </w:rPr>
        <w:t>Discipline (</w:t>
      </w:r>
      <w:proofErr w:type="spellStart"/>
      <w:r w:rsidRPr="009D2529">
        <w:rPr>
          <w:rFonts w:ascii="Consolas" w:hAnsi="Consolas" w:cs="Consolas"/>
          <w:b/>
          <w:bCs/>
          <w:color w:val="000000"/>
          <w:kern w:val="0"/>
          <w:sz w:val="22"/>
          <w:szCs w:val="22"/>
        </w:rPr>
        <w:t>discipline_id</w:t>
      </w:r>
      <w:proofErr w:type="spellEnd"/>
      <w:r w:rsidRPr="00243012">
        <w:rPr>
          <w:rFonts w:ascii="Consolas" w:hAnsi="Consolas" w:cs="Consolas"/>
          <w:color w:val="000000"/>
          <w:kern w:val="0"/>
          <w:sz w:val="22"/>
          <w:szCs w:val="22"/>
        </w:rPr>
        <w:t xml:space="preserve">, </w:t>
      </w:r>
      <w:proofErr w:type="spellStart"/>
      <w:r w:rsidRPr="00243012">
        <w:rPr>
          <w:rFonts w:ascii="Consolas" w:hAnsi="Consolas" w:cs="Consolas"/>
          <w:color w:val="000000"/>
          <w:kern w:val="0"/>
          <w:sz w:val="22"/>
          <w:szCs w:val="22"/>
        </w:rPr>
        <w:t>name</w:t>
      </w:r>
      <w:proofErr w:type="spellEnd"/>
      <w:r w:rsidRPr="00243012">
        <w:rPr>
          <w:rFonts w:ascii="Consolas" w:hAnsi="Consolas" w:cs="Consolas"/>
          <w:color w:val="000000"/>
          <w:kern w:val="0"/>
          <w:sz w:val="22"/>
          <w:szCs w:val="22"/>
        </w:rPr>
        <w:t>)</w:t>
      </w:r>
    </w:p>
    <w:p w14:paraId="22F5BE0B" w14:textId="5502439C" w:rsidR="00AC12FD" w:rsidRDefault="00AC12FD" w:rsidP="00AC12FD">
      <w:pPr>
        <w:pStyle w:val="Paragraphedeliste"/>
        <w:numPr>
          <w:ilvl w:val="0"/>
          <w:numId w:val="12"/>
        </w:numPr>
        <w:rPr>
          <w:lang w:val="en-US"/>
        </w:rPr>
      </w:pPr>
      <w:r w:rsidRPr="009B5E0D">
        <w:rPr>
          <w:lang w:val="en-US"/>
        </w:rPr>
        <w:t xml:space="preserve">Identifiers: </w:t>
      </w:r>
      <w:r w:rsidR="00D02A2B">
        <w:rPr>
          <w:lang w:val="en-US"/>
        </w:rPr>
        <w:t xml:space="preserve">It easier to introduce a </w:t>
      </w:r>
      <w:proofErr w:type="spellStart"/>
      <w:r w:rsidR="00D02A2B" w:rsidRPr="009D2529">
        <w:rPr>
          <w:b/>
          <w:bCs/>
          <w:lang w:val="en-US"/>
        </w:rPr>
        <w:t>discipline_id</w:t>
      </w:r>
      <w:proofErr w:type="spellEnd"/>
      <w:r w:rsidR="00D02A2B">
        <w:rPr>
          <w:lang w:val="en-US"/>
        </w:rPr>
        <w:t xml:space="preserve"> to manage </w:t>
      </w:r>
      <w:proofErr w:type="gramStart"/>
      <w:r w:rsidR="00D02A2B">
        <w:rPr>
          <w:lang w:val="en-US"/>
        </w:rPr>
        <w:t>the relations</w:t>
      </w:r>
      <w:proofErr w:type="gramEnd"/>
      <w:r w:rsidR="00D02A2B">
        <w:rPr>
          <w:lang w:val="en-US"/>
        </w:rPr>
        <w:t xml:space="preserve"> </w:t>
      </w:r>
      <w:proofErr w:type="gramStart"/>
      <w:r w:rsidR="00D02A2B">
        <w:rPr>
          <w:lang w:val="en-US"/>
        </w:rPr>
        <w:t>has</w:t>
      </w:r>
      <w:proofErr w:type="gramEnd"/>
      <w:r w:rsidR="00D02A2B">
        <w:rPr>
          <w:lang w:val="en-US"/>
        </w:rPr>
        <w:t xml:space="preserve"> it has dependencies with other entities</w:t>
      </w:r>
    </w:p>
    <w:p w14:paraId="0D04B919" w14:textId="77777777" w:rsidR="009D2529" w:rsidRDefault="00AC12FD" w:rsidP="00580EBB">
      <w:pPr>
        <w:pStyle w:val="Paragraphedeliste"/>
        <w:numPr>
          <w:ilvl w:val="0"/>
          <w:numId w:val="12"/>
        </w:numPr>
        <w:rPr>
          <w:lang w:val="en-US"/>
        </w:rPr>
      </w:pPr>
      <w:r w:rsidRPr="009B5E0D">
        <w:rPr>
          <w:lang w:val="en-US"/>
        </w:rPr>
        <w:t xml:space="preserve">Dependencies: </w:t>
      </w:r>
    </w:p>
    <w:p w14:paraId="2577E102" w14:textId="77777777" w:rsidR="009D2529" w:rsidRDefault="003A0575" w:rsidP="009D2529">
      <w:pPr>
        <w:pStyle w:val="Paragraphedeliste"/>
        <w:numPr>
          <w:ilvl w:val="1"/>
          <w:numId w:val="12"/>
        </w:numPr>
        <w:rPr>
          <w:lang w:val="en-US"/>
        </w:rPr>
      </w:pPr>
      <w:r>
        <w:rPr>
          <w:lang w:val="en-US"/>
        </w:rPr>
        <w:t xml:space="preserve">A user can favor multiple </w:t>
      </w:r>
      <w:proofErr w:type="gramStart"/>
      <w:r>
        <w:rPr>
          <w:lang w:val="en-US"/>
        </w:rPr>
        <w:t>discipline</w:t>
      </w:r>
      <w:proofErr w:type="gramEnd"/>
      <w:r>
        <w:rPr>
          <w:lang w:val="en-US"/>
        </w:rPr>
        <w:t xml:space="preserve"> so we must have a relation </w:t>
      </w:r>
      <w:r w:rsidR="00362215">
        <w:rPr>
          <w:lang w:val="en-US"/>
        </w:rPr>
        <w:t xml:space="preserve">discipline and </w:t>
      </w:r>
      <w:proofErr w:type="gramStart"/>
      <w:r w:rsidR="00362215">
        <w:rPr>
          <w:lang w:val="en-US"/>
        </w:rPr>
        <w:t>user :</w:t>
      </w:r>
      <w:proofErr w:type="gramEnd"/>
      <w:r w:rsidR="00362215">
        <w:rPr>
          <w:lang w:val="en-US"/>
        </w:rPr>
        <w:t xml:space="preserve"> </w:t>
      </w:r>
      <w:proofErr w:type="gramStart"/>
      <w:r w:rsidR="00352189" w:rsidRPr="00580EBB">
        <w:rPr>
          <w:rStyle w:val="CodeCar"/>
        </w:rPr>
        <w:t>Favors (#</w:t>
      </w:r>
      <w:proofErr w:type="gramEnd"/>
      <w:r w:rsidR="00352189" w:rsidRPr="00580EBB">
        <w:rPr>
          <w:rStyle w:val="CodeCar"/>
        </w:rPr>
        <w:t>user_</w:t>
      </w:r>
      <w:proofErr w:type="gramStart"/>
      <w:r w:rsidR="00352189" w:rsidRPr="00580EBB">
        <w:rPr>
          <w:rStyle w:val="CodeCar"/>
        </w:rPr>
        <w:t>id, #</w:t>
      </w:r>
      <w:proofErr w:type="gramEnd"/>
      <w:r w:rsidR="00352189" w:rsidRPr="00580EBB">
        <w:rPr>
          <w:rStyle w:val="CodeCar"/>
        </w:rPr>
        <w:t>discipline_id)</w:t>
      </w:r>
    </w:p>
    <w:p w14:paraId="05FF1DB0" w14:textId="260B3D7A" w:rsidR="00580EBB" w:rsidRPr="0032563D" w:rsidRDefault="00352189" w:rsidP="004850FA">
      <w:pPr>
        <w:pStyle w:val="Paragraphedeliste"/>
        <w:numPr>
          <w:ilvl w:val="1"/>
          <w:numId w:val="12"/>
        </w:numPr>
        <w:rPr>
          <w:lang w:val="en-US"/>
        </w:rPr>
      </w:pPr>
      <w:r>
        <w:rPr>
          <w:lang w:val="en-US"/>
        </w:rPr>
        <w:t>A</w:t>
      </w:r>
      <w:r w:rsidR="0032563D">
        <w:rPr>
          <w:lang w:val="en-US"/>
        </w:rPr>
        <w:t>n</w:t>
      </w:r>
      <w:r>
        <w:rPr>
          <w:lang w:val="en-US"/>
        </w:rPr>
        <w:t xml:space="preserve"> </w:t>
      </w:r>
      <w:r w:rsidR="004165B5">
        <w:rPr>
          <w:lang w:val="en-US"/>
        </w:rPr>
        <w:t xml:space="preserve">artist </w:t>
      </w:r>
      <w:r>
        <w:rPr>
          <w:lang w:val="en-US"/>
        </w:rPr>
        <w:t xml:space="preserve">can </w:t>
      </w:r>
      <w:r w:rsidR="004165B5">
        <w:rPr>
          <w:lang w:val="en-US"/>
        </w:rPr>
        <w:t xml:space="preserve">belong to multiple disciplines so we must introduce a relation between discipline and artist: </w:t>
      </w:r>
      <w:proofErr w:type="gramStart"/>
      <w:r w:rsidR="00580EBB" w:rsidRPr="00580EBB">
        <w:rPr>
          <w:rStyle w:val="CodeCar"/>
        </w:rPr>
        <w:t>Practices (#</w:t>
      </w:r>
      <w:proofErr w:type="gramEnd"/>
      <w:r w:rsidR="00580EBB" w:rsidRPr="00580EBB">
        <w:rPr>
          <w:rStyle w:val="CodeCar"/>
        </w:rPr>
        <w:t>artist_</w:t>
      </w:r>
      <w:proofErr w:type="gramStart"/>
      <w:r w:rsidR="00580EBB" w:rsidRPr="00580EBB">
        <w:rPr>
          <w:rStyle w:val="CodeCar"/>
        </w:rPr>
        <w:t>id, #</w:t>
      </w:r>
      <w:proofErr w:type="gramEnd"/>
      <w:r w:rsidR="00580EBB" w:rsidRPr="00580EBB">
        <w:rPr>
          <w:rStyle w:val="CodeCar"/>
        </w:rPr>
        <w:t>discipline_id)</w:t>
      </w:r>
    </w:p>
    <w:p w14:paraId="47BA8739" w14:textId="184248D7" w:rsidR="00CD4498" w:rsidRPr="00354852" w:rsidRDefault="00CD4498" w:rsidP="00354852">
      <w:pPr>
        <w:autoSpaceDE w:val="0"/>
        <w:autoSpaceDN w:val="0"/>
        <w:adjustRightInd w:val="0"/>
        <w:spacing w:after="0" w:line="240" w:lineRule="auto"/>
        <w:rPr>
          <w:rFonts w:ascii="Consolas" w:hAnsi="Consolas" w:cs="Consolas"/>
          <w:color w:val="000000"/>
          <w:kern w:val="0"/>
          <w:sz w:val="22"/>
          <w:szCs w:val="22"/>
          <w:lang w:val="en-US"/>
        </w:rPr>
      </w:pPr>
      <w:proofErr w:type="gramStart"/>
      <w:r w:rsidRPr="00354852">
        <w:rPr>
          <w:rFonts w:ascii="Consolas" w:hAnsi="Consolas" w:cs="Consolas"/>
          <w:color w:val="000000"/>
          <w:kern w:val="0"/>
          <w:sz w:val="22"/>
          <w:szCs w:val="22"/>
          <w:lang w:val="en-US"/>
        </w:rPr>
        <w:t>Review(</w:t>
      </w:r>
      <w:proofErr w:type="gramEnd"/>
      <w:r w:rsidRPr="00875379">
        <w:rPr>
          <w:rFonts w:ascii="Consolas" w:hAnsi="Consolas" w:cs="Consolas"/>
          <w:b/>
          <w:bCs/>
          <w:color w:val="000000"/>
          <w:kern w:val="0"/>
          <w:sz w:val="22"/>
          <w:szCs w:val="22"/>
          <w:u w:val="single"/>
          <w:lang w:val="en-US"/>
        </w:rPr>
        <w:t>#user_</w:t>
      </w:r>
      <w:proofErr w:type="gramStart"/>
      <w:r w:rsidRPr="00875379">
        <w:rPr>
          <w:rFonts w:ascii="Consolas" w:hAnsi="Consolas" w:cs="Consolas"/>
          <w:b/>
          <w:bCs/>
          <w:color w:val="000000"/>
          <w:kern w:val="0"/>
          <w:sz w:val="22"/>
          <w:szCs w:val="22"/>
          <w:u w:val="single"/>
          <w:lang w:val="en-US"/>
        </w:rPr>
        <w:t>id</w:t>
      </w:r>
      <w:r w:rsidRPr="00354852">
        <w:rPr>
          <w:rFonts w:ascii="Consolas" w:hAnsi="Consolas" w:cs="Consolas"/>
          <w:color w:val="000000"/>
          <w:kern w:val="0"/>
          <w:sz w:val="22"/>
          <w:szCs w:val="22"/>
          <w:lang w:val="en-US"/>
        </w:rPr>
        <w:t xml:space="preserve">, </w:t>
      </w:r>
      <w:r w:rsidRPr="00875379">
        <w:rPr>
          <w:rFonts w:ascii="Consolas" w:hAnsi="Consolas" w:cs="Consolas"/>
          <w:b/>
          <w:bCs/>
          <w:color w:val="000000"/>
          <w:kern w:val="0"/>
          <w:sz w:val="22"/>
          <w:szCs w:val="22"/>
          <w:u w:val="single"/>
          <w:lang w:val="en-US"/>
        </w:rPr>
        <w:t>#</w:t>
      </w:r>
      <w:proofErr w:type="gramEnd"/>
      <w:r w:rsidRPr="00875379">
        <w:rPr>
          <w:rFonts w:ascii="Consolas" w:hAnsi="Consolas" w:cs="Consolas"/>
          <w:b/>
          <w:bCs/>
          <w:color w:val="000000"/>
          <w:kern w:val="0"/>
          <w:sz w:val="22"/>
          <w:szCs w:val="22"/>
          <w:u w:val="single"/>
          <w:lang w:val="en-US"/>
        </w:rPr>
        <w:t>artwork_id</w:t>
      </w:r>
      <w:r w:rsidRPr="00354852">
        <w:rPr>
          <w:rFonts w:ascii="Consolas" w:hAnsi="Consolas" w:cs="Consolas"/>
          <w:color w:val="000000"/>
          <w:kern w:val="0"/>
          <w:sz w:val="22"/>
          <w:szCs w:val="22"/>
          <w:lang w:val="en-US"/>
        </w:rPr>
        <w:t xml:space="preserve">, rating, comment, </w:t>
      </w:r>
      <w:proofErr w:type="spellStart"/>
      <w:r w:rsidRPr="00354852">
        <w:rPr>
          <w:rFonts w:ascii="Consolas" w:hAnsi="Consolas" w:cs="Consolas"/>
          <w:color w:val="000000"/>
          <w:kern w:val="0"/>
          <w:sz w:val="22"/>
          <w:szCs w:val="22"/>
          <w:lang w:val="en-US"/>
        </w:rPr>
        <w:t>review_date</w:t>
      </w:r>
      <w:proofErr w:type="spellEnd"/>
      <w:r w:rsidRPr="00354852">
        <w:rPr>
          <w:rFonts w:ascii="Consolas" w:hAnsi="Consolas" w:cs="Consolas"/>
          <w:color w:val="000000"/>
          <w:kern w:val="0"/>
          <w:sz w:val="22"/>
          <w:szCs w:val="22"/>
          <w:lang w:val="en-US"/>
        </w:rPr>
        <w:t>)</w:t>
      </w:r>
    </w:p>
    <w:p w14:paraId="3B06C126" w14:textId="70DB522F" w:rsidR="004850FA" w:rsidRDefault="004850FA" w:rsidP="004850FA">
      <w:pPr>
        <w:pStyle w:val="Paragraphedeliste"/>
        <w:numPr>
          <w:ilvl w:val="0"/>
          <w:numId w:val="12"/>
        </w:numPr>
        <w:rPr>
          <w:lang w:val="en-US"/>
        </w:rPr>
      </w:pPr>
      <w:r w:rsidRPr="009B5E0D">
        <w:rPr>
          <w:lang w:val="en-US"/>
        </w:rPr>
        <w:lastRenderedPageBreak/>
        <w:t xml:space="preserve">Identifiers: </w:t>
      </w:r>
      <w:r w:rsidR="0032563D">
        <w:rPr>
          <w:lang w:val="en-US"/>
        </w:rPr>
        <w:t xml:space="preserve">As a user can only perform one review per artwork, we don’t have to introduce a </w:t>
      </w:r>
      <w:proofErr w:type="spellStart"/>
      <w:r w:rsidR="00875379">
        <w:rPr>
          <w:lang w:val="en-US"/>
        </w:rPr>
        <w:t>review_id</w:t>
      </w:r>
      <w:proofErr w:type="spellEnd"/>
      <w:r w:rsidR="00875379">
        <w:rPr>
          <w:lang w:val="en-US"/>
        </w:rPr>
        <w:t>, as #user_</w:t>
      </w:r>
      <w:proofErr w:type="gramStart"/>
      <w:r w:rsidR="00875379">
        <w:rPr>
          <w:lang w:val="en-US"/>
        </w:rPr>
        <w:t>id &amp; #</w:t>
      </w:r>
      <w:proofErr w:type="gramEnd"/>
      <w:r w:rsidR="00875379">
        <w:rPr>
          <w:lang w:val="en-US"/>
        </w:rPr>
        <w:t>artwork_id form the PK of the table</w:t>
      </w:r>
    </w:p>
    <w:p w14:paraId="0A01CF86" w14:textId="77777777" w:rsidR="003E02A4" w:rsidRDefault="004850FA" w:rsidP="00AC12FD">
      <w:pPr>
        <w:pStyle w:val="Paragraphedeliste"/>
        <w:numPr>
          <w:ilvl w:val="0"/>
          <w:numId w:val="12"/>
        </w:numPr>
        <w:rPr>
          <w:lang w:val="en-US"/>
        </w:rPr>
      </w:pPr>
      <w:r w:rsidRPr="00622752">
        <w:rPr>
          <w:lang w:val="en-US"/>
        </w:rPr>
        <w:t xml:space="preserve">Dependencies: </w:t>
      </w:r>
    </w:p>
    <w:p w14:paraId="29426199" w14:textId="0D337450" w:rsidR="00AC12FD" w:rsidRDefault="004850FA" w:rsidP="003E02A4">
      <w:pPr>
        <w:pStyle w:val="Paragraphedeliste"/>
        <w:numPr>
          <w:ilvl w:val="1"/>
          <w:numId w:val="12"/>
        </w:numPr>
        <w:rPr>
          <w:lang w:val="en-US"/>
        </w:rPr>
      </w:pPr>
      <w:r w:rsidRPr="00622752">
        <w:rPr>
          <w:lang w:val="en-US"/>
        </w:rPr>
        <w:t xml:space="preserve">A user can </w:t>
      </w:r>
      <w:r w:rsidR="00EF47EB" w:rsidRPr="00622752">
        <w:rPr>
          <w:lang w:val="en-US"/>
        </w:rPr>
        <w:t>only write 1</w:t>
      </w:r>
      <w:r w:rsidR="003B56C0" w:rsidRPr="00622752">
        <w:rPr>
          <w:lang w:val="en-US"/>
        </w:rPr>
        <w:t xml:space="preserve"> </w:t>
      </w:r>
      <w:r w:rsidR="00FB554D" w:rsidRPr="00622752">
        <w:rPr>
          <w:lang w:val="en-US"/>
        </w:rPr>
        <w:t xml:space="preserve">review for </w:t>
      </w:r>
      <w:r w:rsidR="00EF47EB" w:rsidRPr="00622752">
        <w:rPr>
          <w:lang w:val="en-US"/>
        </w:rPr>
        <w:t xml:space="preserve">a specific </w:t>
      </w:r>
      <w:r w:rsidR="00FB554D" w:rsidRPr="00622752">
        <w:rPr>
          <w:lang w:val="en-US"/>
        </w:rPr>
        <w:t>artwork</w:t>
      </w:r>
      <w:r w:rsidR="00B261C1" w:rsidRPr="00622752">
        <w:rPr>
          <w:lang w:val="en-US"/>
        </w:rPr>
        <w:t xml:space="preserve"> </w:t>
      </w:r>
      <w:r w:rsidRPr="00622752">
        <w:rPr>
          <w:lang w:val="en-US"/>
        </w:rPr>
        <w:t xml:space="preserve">so we must </w:t>
      </w:r>
      <w:r w:rsidR="00F528FB" w:rsidRPr="00622752">
        <w:rPr>
          <w:lang w:val="en-US"/>
        </w:rPr>
        <w:t xml:space="preserve">have a link to </w:t>
      </w:r>
      <w:proofErr w:type="spellStart"/>
      <w:r w:rsidR="008B0F4C" w:rsidRPr="00622752">
        <w:rPr>
          <w:lang w:val="en-US"/>
        </w:rPr>
        <w:t>user_id</w:t>
      </w:r>
      <w:proofErr w:type="spellEnd"/>
      <w:r w:rsidR="008B0F4C" w:rsidRPr="00622752">
        <w:rPr>
          <w:lang w:val="en-US"/>
        </w:rPr>
        <w:t xml:space="preserve"> and</w:t>
      </w:r>
      <w:r w:rsidRPr="00622752">
        <w:rPr>
          <w:lang w:val="en-US"/>
        </w:rPr>
        <w:t xml:space="preserve"> </w:t>
      </w:r>
      <w:proofErr w:type="spellStart"/>
      <w:r w:rsidR="00DD23B7" w:rsidRPr="00622752">
        <w:rPr>
          <w:lang w:val="en-US"/>
        </w:rPr>
        <w:t>artwork_id</w:t>
      </w:r>
      <w:proofErr w:type="spellEnd"/>
      <w:r w:rsidR="00622752" w:rsidRPr="00622752">
        <w:rPr>
          <w:lang w:val="en-US"/>
        </w:rPr>
        <w:t xml:space="preserve"> as foreign keys </w:t>
      </w:r>
    </w:p>
    <w:p w14:paraId="7728B4DC" w14:textId="7CAD2827" w:rsidR="003E02A4" w:rsidRPr="00622752" w:rsidRDefault="003E02A4" w:rsidP="003E02A4">
      <w:pPr>
        <w:pStyle w:val="Paragraphedeliste"/>
        <w:numPr>
          <w:ilvl w:val="1"/>
          <w:numId w:val="12"/>
        </w:numPr>
        <w:rPr>
          <w:lang w:val="en-US"/>
        </w:rPr>
      </w:pPr>
      <w:r>
        <w:rPr>
          <w:lang w:val="en-US"/>
        </w:rPr>
        <w:t xml:space="preserve">An artwork can receive multiple reviews from different </w:t>
      </w:r>
      <w:r w:rsidR="00D06476">
        <w:rPr>
          <w:lang w:val="en-US"/>
        </w:rPr>
        <w:t>users</w:t>
      </w:r>
      <w:r>
        <w:rPr>
          <w:lang w:val="en-US"/>
        </w:rPr>
        <w:t xml:space="preserve"> </w:t>
      </w:r>
      <w:r w:rsidR="00D06476">
        <w:rPr>
          <w:lang w:val="en-US"/>
        </w:rPr>
        <w:t xml:space="preserve">so we must store them </w:t>
      </w:r>
    </w:p>
    <w:p w14:paraId="4DC8E0EF" w14:textId="170E9B3F" w:rsidR="005C2FD0" w:rsidRDefault="005C2FD0" w:rsidP="005C2FD0">
      <w:pPr>
        <w:rPr>
          <w:lang w:val="en-US"/>
        </w:rPr>
      </w:pPr>
    </w:p>
    <w:p w14:paraId="1C32059A" w14:textId="270D8973" w:rsidR="000374C6" w:rsidRPr="00354852" w:rsidRDefault="000374C6" w:rsidP="000374C6">
      <w:pPr>
        <w:autoSpaceDE w:val="0"/>
        <w:autoSpaceDN w:val="0"/>
        <w:adjustRightInd w:val="0"/>
        <w:spacing w:after="0" w:line="240" w:lineRule="auto"/>
        <w:rPr>
          <w:rFonts w:ascii="Consolas" w:hAnsi="Consolas" w:cs="Consolas"/>
          <w:color w:val="000000"/>
          <w:kern w:val="0"/>
          <w:sz w:val="22"/>
          <w:szCs w:val="22"/>
          <w:lang w:val="en-US"/>
        </w:rPr>
      </w:pPr>
      <w:proofErr w:type="gramStart"/>
      <w:r>
        <w:rPr>
          <w:rFonts w:ascii="Consolas" w:hAnsi="Consolas" w:cs="Consolas"/>
          <w:color w:val="000000"/>
          <w:kern w:val="0"/>
          <w:sz w:val="22"/>
          <w:szCs w:val="22"/>
          <w:lang w:val="en-US"/>
        </w:rPr>
        <w:t>Booking</w:t>
      </w:r>
      <w:r w:rsidRPr="00354852">
        <w:rPr>
          <w:rFonts w:ascii="Consolas" w:hAnsi="Consolas" w:cs="Consolas"/>
          <w:color w:val="000000"/>
          <w:kern w:val="0"/>
          <w:sz w:val="22"/>
          <w:szCs w:val="22"/>
          <w:lang w:val="en-US"/>
        </w:rPr>
        <w:t>(</w:t>
      </w:r>
      <w:proofErr w:type="gramEnd"/>
      <w:r w:rsidRPr="00875379">
        <w:rPr>
          <w:rFonts w:ascii="Consolas" w:hAnsi="Consolas" w:cs="Consolas"/>
          <w:b/>
          <w:bCs/>
          <w:color w:val="000000"/>
          <w:kern w:val="0"/>
          <w:sz w:val="22"/>
          <w:szCs w:val="22"/>
          <w:u w:val="single"/>
          <w:lang w:val="en-US"/>
        </w:rPr>
        <w:t>#</w:t>
      </w:r>
      <w:r w:rsidR="00EC05BA">
        <w:rPr>
          <w:rFonts w:ascii="Consolas" w:hAnsi="Consolas" w:cs="Consolas"/>
          <w:b/>
          <w:bCs/>
          <w:color w:val="000000"/>
          <w:kern w:val="0"/>
          <w:sz w:val="22"/>
          <w:szCs w:val="22"/>
          <w:u w:val="single"/>
          <w:lang w:val="en-US"/>
        </w:rPr>
        <w:t>user_</w:t>
      </w:r>
      <w:proofErr w:type="gramStart"/>
      <w:r w:rsidR="00EC05BA">
        <w:rPr>
          <w:rFonts w:ascii="Consolas" w:hAnsi="Consolas" w:cs="Consolas"/>
          <w:b/>
          <w:bCs/>
          <w:color w:val="000000"/>
          <w:kern w:val="0"/>
          <w:sz w:val="22"/>
          <w:szCs w:val="22"/>
          <w:u w:val="single"/>
          <w:lang w:val="en-US"/>
        </w:rPr>
        <w:t>id</w:t>
      </w:r>
      <w:r w:rsidRPr="00354852">
        <w:rPr>
          <w:rFonts w:ascii="Consolas" w:hAnsi="Consolas" w:cs="Consolas"/>
          <w:color w:val="000000"/>
          <w:kern w:val="0"/>
          <w:sz w:val="22"/>
          <w:szCs w:val="22"/>
          <w:lang w:val="en-US"/>
        </w:rPr>
        <w:t xml:space="preserve">, </w:t>
      </w:r>
      <w:r w:rsidRPr="00875379">
        <w:rPr>
          <w:rFonts w:ascii="Consolas" w:hAnsi="Consolas" w:cs="Consolas"/>
          <w:b/>
          <w:bCs/>
          <w:color w:val="000000"/>
          <w:kern w:val="0"/>
          <w:sz w:val="22"/>
          <w:szCs w:val="22"/>
          <w:u w:val="single"/>
          <w:lang w:val="en-US"/>
        </w:rPr>
        <w:t>#</w:t>
      </w:r>
      <w:proofErr w:type="gramEnd"/>
      <w:r w:rsidR="00EC05BA">
        <w:rPr>
          <w:rFonts w:ascii="Consolas" w:hAnsi="Consolas" w:cs="Consolas"/>
          <w:b/>
          <w:bCs/>
          <w:color w:val="000000"/>
          <w:kern w:val="0"/>
          <w:sz w:val="22"/>
          <w:szCs w:val="22"/>
          <w:u w:val="single"/>
          <w:lang w:val="en-US"/>
        </w:rPr>
        <w:t>workshop_id</w:t>
      </w:r>
      <w:r w:rsidRPr="00354852">
        <w:rPr>
          <w:rFonts w:ascii="Consolas" w:hAnsi="Consolas" w:cs="Consolas"/>
          <w:color w:val="000000"/>
          <w:kern w:val="0"/>
          <w:sz w:val="22"/>
          <w:szCs w:val="22"/>
          <w:lang w:val="en-US"/>
        </w:rPr>
        <w:t xml:space="preserve">, </w:t>
      </w:r>
      <w:proofErr w:type="spellStart"/>
      <w:r w:rsidR="00EC05BA">
        <w:rPr>
          <w:rFonts w:ascii="Consolas" w:hAnsi="Consolas" w:cs="Consolas"/>
          <w:color w:val="000000"/>
          <w:kern w:val="0"/>
          <w:sz w:val="22"/>
          <w:szCs w:val="22"/>
          <w:lang w:val="en-US"/>
        </w:rPr>
        <w:t>bookingDate</w:t>
      </w:r>
      <w:proofErr w:type="spellEnd"/>
      <w:r w:rsidRPr="00354852">
        <w:rPr>
          <w:rFonts w:ascii="Consolas" w:hAnsi="Consolas" w:cs="Consolas"/>
          <w:color w:val="000000"/>
          <w:kern w:val="0"/>
          <w:sz w:val="22"/>
          <w:szCs w:val="22"/>
          <w:lang w:val="en-US"/>
        </w:rPr>
        <w:t xml:space="preserve">, </w:t>
      </w:r>
      <w:proofErr w:type="spellStart"/>
      <w:r w:rsidR="00EC05BA">
        <w:rPr>
          <w:rFonts w:ascii="Consolas" w:hAnsi="Consolas" w:cs="Consolas"/>
          <w:color w:val="000000"/>
          <w:kern w:val="0"/>
          <w:sz w:val="22"/>
          <w:szCs w:val="22"/>
          <w:lang w:val="en-US"/>
        </w:rPr>
        <w:t>paymentStatus</w:t>
      </w:r>
      <w:proofErr w:type="spellEnd"/>
      <w:r w:rsidRPr="00354852">
        <w:rPr>
          <w:rFonts w:ascii="Consolas" w:hAnsi="Consolas" w:cs="Consolas"/>
          <w:color w:val="000000"/>
          <w:kern w:val="0"/>
          <w:sz w:val="22"/>
          <w:szCs w:val="22"/>
          <w:lang w:val="en-US"/>
        </w:rPr>
        <w:t>)</w:t>
      </w:r>
    </w:p>
    <w:p w14:paraId="460DAFF3" w14:textId="3FD56C99" w:rsidR="000374C6" w:rsidRPr="00CB4E69" w:rsidRDefault="000374C6" w:rsidP="000374C6">
      <w:pPr>
        <w:pStyle w:val="Paragraphedeliste"/>
        <w:numPr>
          <w:ilvl w:val="0"/>
          <w:numId w:val="12"/>
        </w:numPr>
        <w:rPr>
          <w:lang w:val="en-US"/>
        </w:rPr>
      </w:pPr>
      <w:r w:rsidRPr="00CB4E69">
        <w:rPr>
          <w:lang w:val="en-US"/>
        </w:rPr>
        <w:t>Identifiers: As a user c</w:t>
      </w:r>
      <w:r w:rsidR="00CB4E69" w:rsidRPr="00CB4E69">
        <w:rPr>
          <w:lang w:val="en-US"/>
        </w:rPr>
        <w:t>an’t ma</w:t>
      </w:r>
      <w:r w:rsidR="00CB4E69">
        <w:rPr>
          <w:lang w:val="en-US"/>
        </w:rPr>
        <w:t xml:space="preserve">ke multiple </w:t>
      </w:r>
      <w:proofErr w:type="gramStart"/>
      <w:r w:rsidR="00CB4E69">
        <w:rPr>
          <w:lang w:val="en-US"/>
        </w:rPr>
        <w:t>booking</w:t>
      </w:r>
      <w:proofErr w:type="gramEnd"/>
      <w:r w:rsidR="00CB4E69">
        <w:rPr>
          <w:lang w:val="en-US"/>
        </w:rPr>
        <w:t xml:space="preserve"> for </w:t>
      </w:r>
      <w:proofErr w:type="gramStart"/>
      <w:r w:rsidR="00CB4E69">
        <w:rPr>
          <w:lang w:val="en-US"/>
        </w:rPr>
        <w:t>workshop</w:t>
      </w:r>
      <w:proofErr w:type="gramEnd"/>
      <w:r w:rsidR="00CB4E69">
        <w:rPr>
          <w:lang w:val="en-US"/>
        </w:rPr>
        <w:t xml:space="preserve">, we can use </w:t>
      </w:r>
      <w:r w:rsidR="00CB4E69" w:rsidRPr="00CB4E69">
        <w:rPr>
          <w:rStyle w:val="CodeCar"/>
        </w:rPr>
        <w:t>#user_id</w:t>
      </w:r>
      <w:r w:rsidR="00CB4E69">
        <w:rPr>
          <w:lang w:val="en-US"/>
        </w:rPr>
        <w:t xml:space="preserve"> and </w:t>
      </w:r>
      <w:proofErr w:type="spellStart"/>
      <w:r w:rsidR="00CB4E69" w:rsidRPr="00CB4E69">
        <w:rPr>
          <w:rStyle w:val="CodeCar"/>
        </w:rPr>
        <w:t>workshop_id</w:t>
      </w:r>
      <w:proofErr w:type="spellEnd"/>
      <w:r w:rsidR="00CB4E69">
        <w:rPr>
          <w:lang w:val="en-US"/>
        </w:rPr>
        <w:t xml:space="preserve"> as a PK for this table.</w:t>
      </w:r>
    </w:p>
    <w:p w14:paraId="1623D04D" w14:textId="77777777" w:rsidR="000374C6" w:rsidRDefault="000374C6" w:rsidP="000374C6">
      <w:pPr>
        <w:pStyle w:val="Paragraphedeliste"/>
        <w:numPr>
          <w:ilvl w:val="0"/>
          <w:numId w:val="12"/>
        </w:numPr>
        <w:rPr>
          <w:lang w:val="en-US"/>
        </w:rPr>
      </w:pPr>
      <w:r w:rsidRPr="00622752">
        <w:rPr>
          <w:lang w:val="en-US"/>
        </w:rPr>
        <w:t xml:space="preserve">Dependencies: </w:t>
      </w:r>
    </w:p>
    <w:p w14:paraId="76FAD756" w14:textId="068B450D" w:rsidR="000374C6" w:rsidRDefault="00357F27" w:rsidP="000374C6">
      <w:pPr>
        <w:pStyle w:val="Paragraphedeliste"/>
        <w:numPr>
          <w:ilvl w:val="1"/>
          <w:numId w:val="12"/>
        </w:numPr>
        <w:rPr>
          <w:lang w:val="en-US"/>
        </w:rPr>
      </w:pPr>
      <w:r>
        <w:rPr>
          <w:lang w:val="en-US"/>
        </w:rPr>
        <w:t xml:space="preserve">Each booking must concern a specific workshop so we must store the </w:t>
      </w:r>
      <w:proofErr w:type="spellStart"/>
      <w:r w:rsidRPr="00357F27">
        <w:rPr>
          <w:b/>
          <w:bCs/>
          <w:u w:val="single"/>
          <w:lang w:val="en-US"/>
        </w:rPr>
        <w:t>workshop_id</w:t>
      </w:r>
      <w:proofErr w:type="spellEnd"/>
    </w:p>
    <w:p w14:paraId="1023F562" w14:textId="167D56AA" w:rsidR="000374C6" w:rsidRPr="00622752" w:rsidRDefault="007623BC" w:rsidP="000374C6">
      <w:pPr>
        <w:pStyle w:val="Paragraphedeliste"/>
        <w:numPr>
          <w:ilvl w:val="1"/>
          <w:numId w:val="12"/>
        </w:numPr>
        <w:rPr>
          <w:lang w:val="en-US"/>
        </w:rPr>
      </w:pPr>
      <w:r>
        <w:rPr>
          <w:lang w:val="en-US"/>
        </w:rPr>
        <w:t xml:space="preserve">A user can book several workshops so we must store the </w:t>
      </w:r>
      <w:proofErr w:type="spellStart"/>
      <w:r w:rsidRPr="007623BC">
        <w:rPr>
          <w:b/>
          <w:bCs/>
          <w:lang w:val="en-US"/>
        </w:rPr>
        <w:t>user_id</w:t>
      </w:r>
      <w:proofErr w:type="spellEnd"/>
      <w:r>
        <w:rPr>
          <w:b/>
          <w:bCs/>
          <w:lang w:val="en-US"/>
        </w:rPr>
        <w:t xml:space="preserve"> </w:t>
      </w:r>
      <w:r>
        <w:rPr>
          <w:lang w:val="en-US"/>
        </w:rPr>
        <w:t xml:space="preserve">related to a specific </w:t>
      </w:r>
      <w:proofErr w:type="spellStart"/>
      <w:r w:rsidRPr="007623BC">
        <w:rPr>
          <w:b/>
          <w:bCs/>
          <w:lang w:val="en-US"/>
        </w:rPr>
        <w:t>workshop_id</w:t>
      </w:r>
      <w:proofErr w:type="spellEnd"/>
    </w:p>
    <w:p w14:paraId="3C933347" w14:textId="77777777" w:rsidR="000A1C50" w:rsidRDefault="000A1C50" w:rsidP="005C2FD0">
      <w:pPr>
        <w:rPr>
          <w:lang w:val="en-US"/>
        </w:rPr>
      </w:pPr>
    </w:p>
    <w:p w14:paraId="0DCE14CD" w14:textId="77777777" w:rsidR="000A1C50" w:rsidRPr="00710791" w:rsidRDefault="000A1C50" w:rsidP="005C2FD0">
      <w:pPr>
        <w:rPr>
          <w:lang w:val="en-US"/>
        </w:rPr>
      </w:pPr>
    </w:p>
    <w:p w14:paraId="331FAF59" w14:textId="656A2B2C" w:rsidR="00710791" w:rsidRPr="00710791" w:rsidRDefault="00710791" w:rsidP="00761AEC">
      <w:pPr>
        <w:pStyle w:val="Titre3"/>
        <w:rPr>
          <w:lang w:val="en-US"/>
        </w:rPr>
      </w:pPr>
      <w:r w:rsidRPr="00710791">
        <w:rPr>
          <w:lang w:val="en-US"/>
        </w:rPr>
        <w:t>2. Create a Conceptual Data Model (CDM)</w:t>
      </w:r>
    </w:p>
    <w:p w14:paraId="6196AD84" w14:textId="7E01CD35" w:rsidR="00710791" w:rsidRDefault="00710791" w:rsidP="00710791">
      <w:pPr>
        <w:numPr>
          <w:ilvl w:val="0"/>
          <w:numId w:val="8"/>
        </w:numPr>
        <w:rPr>
          <w:lang w:val="en-US"/>
        </w:rPr>
      </w:pPr>
      <w:r w:rsidRPr="00710791">
        <w:rPr>
          <w:lang w:val="en-US"/>
        </w:rPr>
        <w:t>Use an Entity-Relationship diagram (ERD) to represent entities, attributes, and relationships.</w:t>
      </w:r>
      <w:r w:rsidR="00D267D7" w:rsidRPr="00D267D7">
        <w:rPr>
          <w:noProof/>
          <w:lang w:val="en-GB"/>
        </w:rPr>
        <w:t xml:space="preserve"> </w:t>
      </w:r>
    </w:p>
    <w:p w14:paraId="4912B469" w14:textId="262A65AA" w:rsidR="00BC3B4A" w:rsidRDefault="000A1C50" w:rsidP="00BC3B4A">
      <w:pPr>
        <w:rPr>
          <w:lang w:val="en-US"/>
        </w:rPr>
      </w:pPr>
      <w:r>
        <w:rPr>
          <w:noProof/>
          <w:lang w:val="en-US"/>
        </w:rPr>
        <w:drawing>
          <wp:anchor distT="0" distB="0" distL="114300" distR="114300" simplePos="0" relativeHeight="251658244" behindDoc="0" locked="0" layoutInCell="1" allowOverlap="1" wp14:anchorId="7BAD8AD2" wp14:editId="56FA1044">
            <wp:simplePos x="0" y="0"/>
            <wp:positionH relativeFrom="margin">
              <wp:align>center</wp:align>
            </wp:positionH>
            <wp:positionV relativeFrom="paragraph">
              <wp:posOffset>353184</wp:posOffset>
            </wp:positionV>
            <wp:extent cx="6219825" cy="3114040"/>
            <wp:effectExtent l="0" t="0" r="9525" b="0"/>
            <wp:wrapNone/>
            <wp:docPr id="13267891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9825" cy="3114040"/>
                    </a:xfrm>
                    <a:prstGeom prst="rect">
                      <a:avLst/>
                    </a:prstGeom>
                    <a:noFill/>
                  </pic:spPr>
                </pic:pic>
              </a:graphicData>
            </a:graphic>
            <wp14:sizeRelH relativeFrom="page">
              <wp14:pctWidth>0</wp14:pctWidth>
            </wp14:sizeRelH>
            <wp14:sizeRelV relativeFrom="page">
              <wp14:pctHeight>0</wp14:pctHeight>
            </wp14:sizeRelV>
          </wp:anchor>
        </w:drawing>
      </w:r>
    </w:p>
    <w:p w14:paraId="2B2C8267" w14:textId="25D25761" w:rsidR="00BC3B4A" w:rsidRDefault="00BC3B4A" w:rsidP="00BC3B4A">
      <w:pPr>
        <w:rPr>
          <w:lang w:val="en-US"/>
        </w:rPr>
      </w:pPr>
    </w:p>
    <w:p w14:paraId="2BDDE22C" w14:textId="77777777" w:rsidR="000A1C50" w:rsidRDefault="000A1C50" w:rsidP="00BC3B4A">
      <w:pPr>
        <w:rPr>
          <w:lang w:val="en-US"/>
        </w:rPr>
      </w:pPr>
    </w:p>
    <w:p w14:paraId="0ACC8246" w14:textId="77777777" w:rsidR="000A1C50" w:rsidRDefault="000A1C50" w:rsidP="00BC3B4A">
      <w:pPr>
        <w:rPr>
          <w:lang w:val="en-US"/>
        </w:rPr>
      </w:pPr>
    </w:p>
    <w:p w14:paraId="567C2CA5" w14:textId="77777777" w:rsidR="000A1C50" w:rsidRDefault="000A1C50" w:rsidP="00BC3B4A">
      <w:pPr>
        <w:rPr>
          <w:lang w:val="en-US"/>
        </w:rPr>
      </w:pPr>
    </w:p>
    <w:p w14:paraId="74A071B0" w14:textId="77777777" w:rsidR="000A1C50" w:rsidRDefault="000A1C50" w:rsidP="00BC3B4A">
      <w:pPr>
        <w:rPr>
          <w:lang w:val="en-US"/>
        </w:rPr>
      </w:pPr>
    </w:p>
    <w:p w14:paraId="211D7CD5" w14:textId="77777777" w:rsidR="000A1C50" w:rsidRDefault="000A1C50" w:rsidP="00BC3B4A">
      <w:pPr>
        <w:rPr>
          <w:lang w:val="en-US"/>
        </w:rPr>
      </w:pPr>
    </w:p>
    <w:p w14:paraId="65B6E0A1" w14:textId="77777777" w:rsidR="000A1C50" w:rsidRDefault="000A1C50" w:rsidP="00BC3B4A">
      <w:pPr>
        <w:rPr>
          <w:lang w:val="en-US"/>
        </w:rPr>
      </w:pPr>
    </w:p>
    <w:p w14:paraId="77FB6A43" w14:textId="77777777" w:rsidR="000A1C50" w:rsidRDefault="000A1C50" w:rsidP="00BC3B4A">
      <w:pPr>
        <w:rPr>
          <w:lang w:val="en-US"/>
        </w:rPr>
      </w:pPr>
    </w:p>
    <w:p w14:paraId="748C212A" w14:textId="3EE13F05" w:rsidR="000A1C50" w:rsidRDefault="000A1C50">
      <w:pPr>
        <w:rPr>
          <w:lang w:val="en-US"/>
        </w:rPr>
      </w:pPr>
      <w:r>
        <w:rPr>
          <w:lang w:val="en-US"/>
        </w:rPr>
        <w:br w:type="page"/>
      </w:r>
    </w:p>
    <w:p w14:paraId="6C8B8607" w14:textId="44F9EA33" w:rsidR="00710791" w:rsidRPr="00710791" w:rsidRDefault="00710791" w:rsidP="00761AEC">
      <w:pPr>
        <w:pStyle w:val="Titre3"/>
        <w:rPr>
          <w:lang w:val="en-US"/>
        </w:rPr>
      </w:pPr>
      <w:r w:rsidRPr="00710791">
        <w:rPr>
          <w:lang w:val="en-US"/>
        </w:rPr>
        <w:lastRenderedPageBreak/>
        <w:t>3. Create a Logical Data Model (LDM)</w:t>
      </w:r>
    </w:p>
    <w:p w14:paraId="3FA1BC05" w14:textId="29B21D68" w:rsidR="00710791" w:rsidRPr="00710791" w:rsidRDefault="00710791" w:rsidP="00710791">
      <w:pPr>
        <w:numPr>
          <w:ilvl w:val="0"/>
          <w:numId w:val="9"/>
        </w:numPr>
        <w:rPr>
          <w:lang w:val="en-US"/>
        </w:rPr>
      </w:pPr>
      <w:r w:rsidRPr="00710791">
        <w:rPr>
          <w:lang w:val="en-US"/>
        </w:rPr>
        <w:t>Transform the CDM into an LDM by adding primary keys, foreign keys, and data types.</w:t>
      </w:r>
    </w:p>
    <w:p w14:paraId="3AB6E0DC" w14:textId="124AE229" w:rsidR="00710791" w:rsidRDefault="00710791" w:rsidP="00710791">
      <w:pPr>
        <w:numPr>
          <w:ilvl w:val="0"/>
          <w:numId w:val="9"/>
        </w:numPr>
        <w:rPr>
          <w:lang w:val="en-US"/>
        </w:rPr>
      </w:pPr>
      <w:r w:rsidRPr="00710791">
        <w:rPr>
          <w:lang w:val="en-US"/>
        </w:rPr>
        <w:t>Normalize the database up to the 3rd Normal Form (3NF).</w:t>
      </w:r>
    </w:p>
    <w:p w14:paraId="5EA8DF5B" w14:textId="49052FC5" w:rsidR="009E4B6E" w:rsidRDefault="009E4B6E" w:rsidP="009E4B6E">
      <w:pPr>
        <w:rPr>
          <w:lang w:val="en-US"/>
        </w:rPr>
      </w:pPr>
    </w:p>
    <w:p w14:paraId="01273CBF" w14:textId="3509824D"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Gallery = (</w:t>
      </w:r>
      <w:proofErr w:type="spellStart"/>
      <w:r w:rsidRPr="004839D0">
        <w:rPr>
          <w:rFonts w:ascii="Consolas" w:hAnsi="Consolas" w:cs="Consolas"/>
          <w:b/>
          <w:bCs/>
          <w:color w:val="000000"/>
          <w:kern w:val="0"/>
          <w:sz w:val="22"/>
          <w:szCs w:val="22"/>
          <w:lang w:val="en-US"/>
        </w:rPr>
        <w:t>gallery_id</w:t>
      </w:r>
      <w:proofErr w:type="spellEnd"/>
      <w:r w:rsidRPr="00745840">
        <w:rPr>
          <w:rFonts w:ascii="Consolas" w:hAnsi="Consolas" w:cs="Consolas"/>
          <w:color w:val="000000"/>
          <w:kern w:val="0"/>
          <w:sz w:val="22"/>
          <w:szCs w:val="22"/>
          <w:lang w:val="en-US"/>
        </w:rPr>
        <w:t xml:space="preserve"> SMALLINT,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address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owner_name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opening_hours</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contact_phone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rating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website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
    <w:p w14:paraId="59521EC9"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Exhibition = (</w:t>
      </w:r>
      <w:proofErr w:type="spellStart"/>
      <w:r w:rsidRPr="004839D0">
        <w:rPr>
          <w:rFonts w:ascii="Consolas" w:hAnsi="Consolas" w:cs="Consolas"/>
          <w:b/>
          <w:bCs/>
          <w:color w:val="000000"/>
          <w:kern w:val="0"/>
          <w:sz w:val="22"/>
          <w:szCs w:val="22"/>
          <w:lang w:val="en-US"/>
        </w:rPr>
        <w:t>exhibition_id</w:t>
      </w:r>
      <w:proofErr w:type="spellEnd"/>
      <w:r w:rsidRPr="00745840">
        <w:rPr>
          <w:rFonts w:ascii="Consolas" w:hAnsi="Consolas" w:cs="Consolas"/>
          <w:color w:val="000000"/>
          <w:kern w:val="0"/>
          <w:sz w:val="22"/>
          <w:szCs w:val="22"/>
          <w:lang w:val="en-US"/>
        </w:rPr>
        <w:t xml:space="preserve"> SMALLINT, title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end_date</w:t>
      </w:r>
      <w:proofErr w:type="spellEnd"/>
      <w:r w:rsidRPr="00745840">
        <w:rPr>
          <w:rFonts w:ascii="Consolas" w:hAnsi="Consolas" w:cs="Consolas"/>
          <w:color w:val="000000"/>
          <w:kern w:val="0"/>
          <w:sz w:val="22"/>
          <w:szCs w:val="22"/>
          <w:lang w:val="en-US"/>
        </w:rPr>
        <w:t xml:space="preserve"> DATE, </w:t>
      </w:r>
      <w:proofErr w:type="spellStart"/>
      <w:r w:rsidRPr="00745840">
        <w:rPr>
          <w:rFonts w:ascii="Consolas" w:hAnsi="Consolas" w:cs="Consolas"/>
          <w:color w:val="000000"/>
          <w:kern w:val="0"/>
          <w:sz w:val="22"/>
          <w:szCs w:val="22"/>
          <w:lang w:val="en-US"/>
        </w:rPr>
        <w:t>start_date</w:t>
      </w:r>
      <w:proofErr w:type="spellEnd"/>
      <w:r w:rsidRPr="00745840">
        <w:rPr>
          <w:rFonts w:ascii="Consolas" w:hAnsi="Consolas" w:cs="Consolas"/>
          <w:color w:val="000000"/>
          <w:kern w:val="0"/>
          <w:sz w:val="22"/>
          <w:szCs w:val="22"/>
          <w:lang w:val="en-US"/>
        </w:rPr>
        <w:t xml:space="preserve"> DATE, description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curator_name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theme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gallery_id</w:t>
      </w:r>
      <w:r w:rsidRPr="00745840">
        <w:rPr>
          <w:rFonts w:ascii="Consolas" w:hAnsi="Consolas" w:cs="Consolas"/>
          <w:color w:val="000000"/>
          <w:kern w:val="0"/>
          <w:sz w:val="22"/>
          <w:szCs w:val="22"/>
          <w:lang w:val="en-US"/>
        </w:rPr>
        <w:t>);</w:t>
      </w:r>
    </w:p>
    <w:p w14:paraId="3E73F617"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Artist = (</w:t>
      </w:r>
      <w:proofErr w:type="spellStart"/>
      <w:r w:rsidRPr="004839D0">
        <w:rPr>
          <w:rFonts w:ascii="Consolas" w:hAnsi="Consolas" w:cs="Consolas"/>
          <w:b/>
          <w:bCs/>
          <w:color w:val="000000"/>
          <w:kern w:val="0"/>
          <w:sz w:val="22"/>
          <w:szCs w:val="22"/>
          <w:lang w:val="en-US"/>
        </w:rPr>
        <w:t>artist_id</w:t>
      </w:r>
      <w:proofErr w:type="spellEnd"/>
      <w:r w:rsidRPr="00745840">
        <w:rPr>
          <w:rFonts w:ascii="Consolas" w:hAnsi="Consolas" w:cs="Consolas"/>
          <w:color w:val="000000"/>
          <w:kern w:val="0"/>
          <w:sz w:val="22"/>
          <w:szCs w:val="22"/>
          <w:lang w:val="en-US"/>
        </w:rPr>
        <w:t xml:space="preserve"> 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birth_year</w:t>
      </w:r>
      <w:proofErr w:type="spellEnd"/>
      <w:r w:rsidRPr="00745840">
        <w:rPr>
          <w:rFonts w:ascii="Consolas" w:hAnsi="Consolas" w:cs="Consolas"/>
          <w:color w:val="000000"/>
          <w:kern w:val="0"/>
          <w:sz w:val="22"/>
          <w:szCs w:val="22"/>
          <w:lang w:val="en-US"/>
        </w:rPr>
        <w:t xml:space="preserve"> SMALLINT, </w:t>
      </w:r>
      <w:proofErr w:type="spellStart"/>
      <w:r w:rsidRPr="00745840">
        <w:rPr>
          <w:rFonts w:ascii="Consolas" w:hAnsi="Consolas" w:cs="Consolas"/>
          <w:color w:val="000000"/>
          <w:kern w:val="0"/>
          <w:sz w:val="22"/>
          <w:szCs w:val="22"/>
          <w:lang w:val="en-US"/>
        </w:rPr>
        <w:t>contact_email</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phone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city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website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social_media</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isActive</w:t>
      </w:r>
      <w:proofErr w:type="spellEnd"/>
      <w:r w:rsidRPr="00745840">
        <w:rPr>
          <w:rFonts w:ascii="Consolas" w:hAnsi="Consolas" w:cs="Consolas"/>
          <w:color w:val="000000"/>
          <w:kern w:val="0"/>
          <w:sz w:val="22"/>
          <w:szCs w:val="22"/>
          <w:lang w:val="en-US"/>
        </w:rPr>
        <w:t xml:space="preserve"> LOGICAL);</w:t>
      </w:r>
    </w:p>
    <w:p w14:paraId="01B492F9"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Workshop = (</w:t>
      </w:r>
      <w:proofErr w:type="spellStart"/>
      <w:r w:rsidRPr="004839D0">
        <w:rPr>
          <w:rFonts w:ascii="Consolas" w:hAnsi="Consolas" w:cs="Consolas"/>
          <w:b/>
          <w:bCs/>
          <w:color w:val="000000"/>
          <w:kern w:val="0"/>
          <w:sz w:val="22"/>
          <w:szCs w:val="22"/>
          <w:lang w:val="en-US"/>
        </w:rPr>
        <w:t>workshopid</w:t>
      </w:r>
      <w:proofErr w:type="spellEnd"/>
      <w:r w:rsidRPr="00745840">
        <w:rPr>
          <w:rFonts w:ascii="Consolas" w:hAnsi="Consolas" w:cs="Consolas"/>
          <w:color w:val="000000"/>
          <w:kern w:val="0"/>
          <w:sz w:val="22"/>
          <w:szCs w:val="22"/>
          <w:lang w:val="en-US"/>
        </w:rPr>
        <w:t xml:space="preserve"> INT, title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date </w:t>
      </w:r>
      <w:proofErr w:type="spellStart"/>
      <w:r w:rsidRPr="00745840">
        <w:rPr>
          <w:rFonts w:ascii="Consolas" w:hAnsi="Consolas" w:cs="Consolas"/>
          <w:color w:val="000000"/>
          <w:kern w:val="0"/>
          <w:sz w:val="22"/>
          <w:szCs w:val="22"/>
          <w:lang w:val="en-US"/>
        </w:rPr>
        <w:t>DATE</w:t>
      </w:r>
      <w:proofErr w:type="spellEnd"/>
      <w:r w:rsidRPr="00745840">
        <w:rPr>
          <w:rFonts w:ascii="Consolas" w:hAnsi="Consolas" w:cs="Consolas"/>
          <w:color w:val="000000"/>
          <w:kern w:val="0"/>
          <w:sz w:val="22"/>
          <w:szCs w:val="22"/>
          <w:lang w:val="en-US"/>
        </w:rPr>
        <w:t xml:space="preserve">, </w:t>
      </w:r>
      <w:proofErr w:type="spellStart"/>
      <w:r w:rsidRPr="00745840">
        <w:rPr>
          <w:rFonts w:ascii="Consolas" w:hAnsi="Consolas" w:cs="Consolas"/>
          <w:color w:val="000000"/>
          <w:kern w:val="0"/>
          <w:sz w:val="22"/>
          <w:szCs w:val="22"/>
          <w:lang w:val="en-US"/>
        </w:rPr>
        <w:t>duration_minutes</w:t>
      </w:r>
      <w:proofErr w:type="spellEnd"/>
      <w:r w:rsidRPr="00745840">
        <w:rPr>
          <w:rFonts w:ascii="Consolas" w:hAnsi="Consolas" w:cs="Consolas"/>
          <w:color w:val="000000"/>
          <w:kern w:val="0"/>
          <w:sz w:val="22"/>
          <w:szCs w:val="22"/>
          <w:lang w:val="en-US"/>
        </w:rPr>
        <w:t xml:space="preserve"> BIGINT, </w:t>
      </w:r>
      <w:proofErr w:type="spellStart"/>
      <w:r w:rsidRPr="00745840">
        <w:rPr>
          <w:rFonts w:ascii="Consolas" w:hAnsi="Consolas" w:cs="Consolas"/>
          <w:color w:val="000000"/>
          <w:kern w:val="0"/>
          <w:sz w:val="22"/>
          <w:szCs w:val="22"/>
          <w:lang w:val="en-US"/>
        </w:rPr>
        <w:t>max_participants</w:t>
      </w:r>
      <w:proofErr w:type="spellEnd"/>
      <w:r w:rsidRPr="00745840">
        <w:rPr>
          <w:rFonts w:ascii="Consolas" w:hAnsi="Consolas" w:cs="Consolas"/>
          <w:color w:val="000000"/>
          <w:kern w:val="0"/>
          <w:sz w:val="22"/>
          <w:szCs w:val="22"/>
          <w:lang w:val="en-US"/>
        </w:rPr>
        <w:t xml:space="preserve"> SMALLINT, price </w:t>
      </w:r>
      <w:proofErr w:type="gramStart"/>
      <w:r w:rsidRPr="00745840">
        <w:rPr>
          <w:rFonts w:ascii="Consolas" w:hAnsi="Consolas" w:cs="Consolas"/>
          <w:color w:val="000000"/>
          <w:kern w:val="0"/>
          <w:sz w:val="22"/>
          <w:szCs w:val="22"/>
          <w:lang w:val="en-US"/>
        </w:rPr>
        <w:t>DECIMAL(</w:t>
      </w:r>
      <w:proofErr w:type="gramEnd"/>
      <w:r w:rsidRPr="00745840">
        <w:rPr>
          <w:rFonts w:ascii="Consolas" w:hAnsi="Consolas" w:cs="Consolas"/>
          <w:color w:val="000000"/>
          <w:kern w:val="0"/>
          <w:sz w:val="22"/>
          <w:szCs w:val="22"/>
          <w:lang w:val="en-US"/>
        </w:rPr>
        <w:t xml:space="preserve">15,2), location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description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level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artist_id</w:t>
      </w:r>
      <w:r w:rsidRPr="00745840">
        <w:rPr>
          <w:rFonts w:ascii="Consolas" w:hAnsi="Consolas" w:cs="Consolas"/>
          <w:color w:val="000000"/>
          <w:kern w:val="0"/>
          <w:sz w:val="22"/>
          <w:szCs w:val="22"/>
          <w:lang w:val="en-US"/>
        </w:rPr>
        <w:t>);</w:t>
      </w:r>
    </w:p>
    <w:p w14:paraId="0776F9EE"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Artwork = (</w:t>
      </w:r>
      <w:proofErr w:type="spellStart"/>
      <w:r w:rsidRPr="004839D0">
        <w:rPr>
          <w:rFonts w:ascii="Consolas" w:hAnsi="Consolas" w:cs="Consolas"/>
          <w:b/>
          <w:bCs/>
          <w:color w:val="000000"/>
          <w:kern w:val="0"/>
          <w:sz w:val="22"/>
          <w:szCs w:val="22"/>
          <w:lang w:val="en-US"/>
        </w:rPr>
        <w:t>artwork_id</w:t>
      </w:r>
      <w:proofErr w:type="spellEnd"/>
      <w:r w:rsidRPr="00745840">
        <w:rPr>
          <w:rFonts w:ascii="Consolas" w:hAnsi="Consolas" w:cs="Consolas"/>
          <w:color w:val="000000"/>
          <w:kern w:val="0"/>
          <w:sz w:val="22"/>
          <w:szCs w:val="22"/>
          <w:lang w:val="en-US"/>
        </w:rPr>
        <w:t xml:space="preserve"> INT, title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type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medium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dimensions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description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status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creation_year</w:t>
      </w:r>
      <w:proofErr w:type="spellEnd"/>
      <w:r w:rsidRPr="00745840">
        <w:rPr>
          <w:rFonts w:ascii="Consolas" w:hAnsi="Consolas" w:cs="Consolas"/>
          <w:color w:val="000000"/>
          <w:kern w:val="0"/>
          <w:sz w:val="22"/>
          <w:szCs w:val="22"/>
          <w:lang w:val="en-US"/>
        </w:rPr>
        <w:t xml:space="preserve"> SMALLINT, price </w:t>
      </w:r>
      <w:proofErr w:type="gramStart"/>
      <w:r w:rsidRPr="00745840">
        <w:rPr>
          <w:rFonts w:ascii="Consolas" w:hAnsi="Consolas" w:cs="Consolas"/>
          <w:color w:val="000000"/>
          <w:kern w:val="0"/>
          <w:sz w:val="22"/>
          <w:szCs w:val="22"/>
          <w:lang w:val="en-US"/>
        </w:rPr>
        <w:t>DECIMAL(</w:t>
      </w:r>
      <w:proofErr w:type="gramEnd"/>
      <w:r w:rsidRPr="00745840">
        <w:rPr>
          <w:rFonts w:ascii="Consolas" w:hAnsi="Consolas" w:cs="Consolas"/>
          <w:color w:val="000000"/>
          <w:kern w:val="0"/>
          <w:sz w:val="22"/>
          <w:szCs w:val="22"/>
          <w:lang w:val="en-US"/>
        </w:rPr>
        <w:t>15,2</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artist_id</w:t>
      </w:r>
      <w:r w:rsidRPr="00745840">
        <w:rPr>
          <w:rFonts w:ascii="Consolas" w:hAnsi="Consolas" w:cs="Consolas"/>
          <w:color w:val="000000"/>
          <w:kern w:val="0"/>
          <w:sz w:val="22"/>
          <w:szCs w:val="22"/>
          <w:lang w:val="en-US"/>
        </w:rPr>
        <w:t>);</w:t>
      </w:r>
    </w:p>
    <w:p w14:paraId="7A5EDE06" w14:textId="77777777" w:rsidR="00745840" w:rsidRPr="00745840" w:rsidRDefault="00745840" w:rsidP="00745840">
      <w:pPr>
        <w:rPr>
          <w:rFonts w:ascii="Consolas" w:hAnsi="Consolas" w:cs="Consolas"/>
          <w:color w:val="000000"/>
          <w:kern w:val="0"/>
          <w:sz w:val="22"/>
          <w:szCs w:val="22"/>
        </w:rPr>
      </w:pPr>
      <w:r w:rsidRPr="00745840">
        <w:rPr>
          <w:rFonts w:ascii="Consolas" w:hAnsi="Consolas" w:cs="Consolas"/>
          <w:color w:val="000000"/>
          <w:kern w:val="0"/>
          <w:sz w:val="22"/>
          <w:szCs w:val="22"/>
        </w:rPr>
        <w:t>Discipline = (</w:t>
      </w:r>
      <w:proofErr w:type="spellStart"/>
      <w:r w:rsidRPr="00745840">
        <w:rPr>
          <w:rFonts w:ascii="Consolas" w:hAnsi="Consolas" w:cs="Consolas"/>
          <w:color w:val="000000"/>
          <w:kern w:val="0"/>
          <w:sz w:val="22"/>
          <w:szCs w:val="22"/>
        </w:rPr>
        <w:t>discipline_id</w:t>
      </w:r>
      <w:proofErr w:type="spellEnd"/>
      <w:r w:rsidRPr="00745840">
        <w:rPr>
          <w:rFonts w:ascii="Consolas" w:hAnsi="Consolas" w:cs="Consolas"/>
          <w:color w:val="000000"/>
          <w:kern w:val="0"/>
          <w:sz w:val="22"/>
          <w:szCs w:val="22"/>
        </w:rPr>
        <w:t xml:space="preserve"> INT, </w:t>
      </w:r>
      <w:proofErr w:type="spellStart"/>
      <w:r w:rsidRPr="00745840">
        <w:rPr>
          <w:rFonts w:ascii="Consolas" w:hAnsi="Consolas" w:cs="Consolas"/>
          <w:color w:val="000000"/>
          <w:kern w:val="0"/>
          <w:sz w:val="22"/>
          <w:szCs w:val="22"/>
        </w:rPr>
        <w:t>name</w:t>
      </w:r>
      <w:proofErr w:type="spellEnd"/>
      <w:r w:rsidRPr="00745840">
        <w:rPr>
          <w:rFonts w:ascii="Consolas" w:hAnsi="Consolas" w:cs="Consolas"/>
          <w:color w:val="000000"/>
          <w:kern w:val="0"/>
          <w:sz w:val="22"/>
          <w:szCs w:val="22"/>
        </w:rPr>
        <w:t xml:space="preserve"> </w:t>
      </w:r>
      <w:proofErr w:type="gramStart"/>
      <w:r w:rsidRPr="00745840">
        <w:rPr>
          <w:rFonts w:ascii="Consolas" w:hAnsi="Consolas" w:cs="Consolas"/>
          <w:color w:val="000000"/>
          <w:kern w:val="0"/>
          <w:sz w:val="22"/>
          <w:szCs w:val="22"/>
        </w:rPr>
        <w:t>VARCHAR(</w:t>
      </w:r>
      <w:proofErr w:type="gramEnd"/>
      <w:r w:rsidRPr="00745840">
        <w:rPr>
          <w:rFonts w:ascii="Consolas" w:hAnsi="Consolas" w:cs="Consolas"/>
          <w:color w:val="000000"/>
          <w:kern w:val="0"/>
          <w:sz w:val="22"/>
          <w:szCs w:val="22"/>
        </w:rPr>
        <w:t>50)</w:t>
      </w:r>
      <w:proofErr w:type="gramStart"/>
      <w:r w:rsidRPr="00745840">
        <w:rPr>
          <w:rFonts w:ascii="Consolas" w:hAnsi="Consolas" w:cs="Consolas"/>
          <w:color w:val="000000"/>
          <w:kern w:val="0"/>
          <w:sz w:val="22"/>
          <w:szCs w:val="22"/>
        </w:rPr>
        <w:t>);</w:t>
      </w:r>
      <w:proofErr w:type="gramEnd"/>
    </w:p>
    <w:p w14:paraId="247896B7" w14:textId="77777777" w:rsidR="00745840" w:rsidRPr="00745840" w:rsidRDefault="00745840" w:rsidP="00745840">
      <w:pPr>
        <w:rPr>
          <w:rFonts w:ascii="Consolas" w:hAnsi="Consolas" w:cs="Consolas"/>
          <w:color w:val="000000"/>
          <w:kern w:val="0"/>
          <w:sz w:val="22"/>
          <w:szCs w:val="22"/>
          <w:lang w:val="en-US"/>
        </w:rPr>
      </w:pPr>
      <w:proofErr w:type="spellStart"/>
      <w:r w:rsidRPr="00745840">
        <w:rPr>
          <w:rFonts w:ascii="Consolas" w:hAnsi="Consolas" w:cs="Consolas"/>
          <w:color w:val="000000"/>
          <w:kern w:val="0"/>
          <w:sz w:val="22"/>
          <w:szCs w:val="22"/>
          <w:lang w:val="en-US"/>
        </w:rPr>
        <w:t>CommunityMember</w:t>
      </w:r>
      <w:proofErr w:type="spellEnd"/>
      <w:r w:rsidRPr="00745840">
        <w:rPr>
          <w:rFonts w:ascii="Consolas" w:hAnsi="Consolas" w:cs="Consolas"/>
          <w:color w:val="000000"/>
          <w:kern w:val="0"/>
          <w:sz w:val="22"/>
          <w:szCs w:val="22"/>
          <w:lang w:val="en-US"/>
        </w:rPr>
        <w:t xml:space="preserve"> = (</w:t>
      </w:r>
      <w:proofErr w:type="spellStart"/>
      <w:r w:rsidRPr="004839D0">
        <w:rPr>
          <w:rFonts w:ascii="Consolas" w:hAnsi="Consolas" w:cs="Consolas"/>
          <w:b/>
          <w:bCs/>
          <w:color w:val="000000"/>
          <w:kern w:val="0"/>
          <w:sz w:val="22"/>
          <w:szCs w:val="22"/>
          <w:lang w:val="en-US"/>
        </w:rPr>
        <w:t>user_id</w:t>
      </w:r>
      <w:proofErr w:type="spellEnd"/>
      <w:r w:rsidRPr="00745840">
        <w:rPr>
          <w:rFonts w:ascii="Consolas" w:hAnsi="Consolas" w:cs="Consolas"/>
          <w:color w:val="000000"/>
          <w:kern w:val="0"/>
          <w:sz w:val="22"/>
          <w:szCs w:val="22"/>
          <w:lang w:val="en-US"/>
        </w:rPr>
        <w:t xml:space="preserve"> 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email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phone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city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membership_type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birth_year</w:t>
      </w:r>
      <w:proofErr w:type="spellEnd"/>
      <w:r w:rsidRPr="00745840">
        <w:rPr>
          <w:rFonts w:ascii="Consolas" w:hAnsi="Consolas" w:cs="Consolas"/>
          <w:color w:val="000000"/>
          <w:kern w:val="0"/>
          <w:sz w:val="22"/>
          <w:szCs w:val="22"/>
          <w:lang w:val="en-US"/>
        </w:rPr>
        <w:t xml:space="preserve"> SMALLINT);</w:t>
      </w:r>
    </w:p>
    <w:p w14:paraId="413AAF7D"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Review = (</w:t>
      </w:r>
      <w:proofErr w:type="spellStart"/>
      <w:r w:rsidRPr="004839D0">
        <w:rPr>
          <w:rFonts w:ascii="Consolas" w:hAnsi="Consolas" w:cs="Consolas"/>
          <w:b/>
          <w:bCs/>
          <w:color w:val="000000"/>
          <w:kern w:val="0"/>
          <w:sz w:val="22"/>
          <w:szCs w:val="22"/>
          <w:lang w:val="en-US"/>
        </w:rPr>
        <w:t>review_id</w:t>
      </w:r>
      <w:proofErr w:type="spellEnd"/>
      <w:r w:rsidRPr="00745840">
        <w:rPr>
          <w:rFonts w:ascii="Consolas" w:hAnsi="Consolas" w:cs="Consolas"/>
          <w:color w:val="000000"/>
          <w:kern w:val="0"/>
          <w:sz w:val="22"/>
          <w:szCs w:val="22"/>
          <w:lang w:val="en-US"/>
        </w:rPr>
        <w:t xml:space="preserve"> INT, rating BYTE, comment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 xml:space="preserve">50), </w:t>
      </w:r>
      <w:proofErr w:type="spellStart"/>
      <w:r w:rsidRPr="00745840">
        <w:rPr>
          <w:rFonts w:ascii="Consolas" w:hAnsi="Consolas" w:cs="Consolas"/>
          <w:color w:val="000000"/>
          <w:kern w:val="0"/>
          <w:sz w:val="22"/>
          <w:szCs w:val="22"/>
          <w:lang w:val="en-US"/>
        </w:rPr>
        <w:t>review_date</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 xml:space="preserve">DATE,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artwork_</w:t>
      </w:r>
      <w:proofErr w:type="gramStart"/>
      <w:r w:rsidRPr="004839D0">
        <w:rPr>
          <w:rFonts w:ascii="Consolas" w:hAnsi="Consolas" w:cs="Consolas"/>
          <w:b/>
          <w:bCs/>
          <w:color w:val="000000"/>
          <w:kern w:val="0"/>
          <w:sz w:val="22"/>
          <w:szCs w:val="22"/>
          <w:lang w:val="en-US"/>
        </w:rPr>
        <w:t>id</w:t>
      </w:r>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user_id</w:t>
      </w:r>
      <w:r w:rsidRPr="00745840">
        <w:rPr>
          <w:rFonts w:ascii="Consolas" w:hAnsi="Consolas" w:cs="Consolas"/>
          <w:color w:val="000000"/>
          <w:kern w:val="0"/>
          <w:sz w:val="22"/>
          <w:szCs w:val="22"/>
          <w:lang w:val="en-US"/>
        </w:rPr>
        <w:t>);</w:t>
      </w:r>
    </w:p>
    <w:p w14:paraId="036B336B"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Tag = (</w:t>
      </w:r>
      <w:proofErr w:type="spellStart"/>
      <w:r w:rsidRPr="004839D0">
        <w:rPr>
          <w:rFonts w:ascii="Consolas" w:hAnsi="Consolas" w:cs="Consolas"/>
          <w:b/>
          <w:bCs/>
          <w:color w:val="000000"/>
          <w:kern w:val="0"/>
          <w:sz w:val="22"/>
          <w:szCs w:val="22"/>
          <w:lang w:val="en-US"/>
        </w:rPr>
        <w:t>tag_id</w:t>
      </w:r>
      <w:proofErr w:type="spellEnd"/>
      <w:r w:rsidRPr="00745840">
        <w:rPr>
          <w:rFonts w:ascii="Consolas" w:hAnsi="Consolas" w:cs="Consolas"/>
          <w:color w:val="000000"/>
          <w:kern w:val="0"/>
          <w:sz w:val="22"/>
          <w:szCs w:val="22"/>
          <w:lang w:val="en-US"/>
        </w:rPr>
        <w:t xml:space="preserve"> INT, name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
    <w:p w14:paraId="42A03DA7" w14:textId="77777777"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Booking = (</w:t>
      </w:r>
      <w:proofErr w:type="spellStart"/>
      <w:r w:rsidRPr="004839D0">
        <w:rPr>
          <w:rFonts w:ascii="Consolas" w:hAnsi="Consolas" w:cs="Consolas"/>
          <w:b/>
          <w:bCs/>
          <w:color w:val="000000"/>
          <w:kern w:val="0"/>
          <w:sz w:val="22"/>
          <w:szCs w:val="22"/>
          <w:lang w:val="en-US"/>
        </w:rPr>
        <w:t>booking_id</w:t>
      </w:r>
      <w:proofErr w:type="spellEnd"/>
      <w:r w:rsidRPr="00745840">
        <w:rPr>
          <w:rFonts w:ascii="Consolas" w:hAnsi="Consolas" w:cs="Consolas"/>
          <w:color w:val="000000"/>
          <w:kern w:val="0"/>
          <w:sz w:val="22"/>
          <w:szCs w:val="22"/>
          <w:lang w:val="en-US"/>
        </w:rPr>
        <w:t xml:space="preserve"> INT, </w:t>
      </w:r>
      <w:proofErr w:type="spellStart"/>
      <w:r w:rsidRPr="00745840">
        <w:rPr>
          <w:rFonts w:ascii="Consolas" w:hAnsi="Consolas" w:cs="Consolas"/>
          <w:color w:val="000000"/>
          <w:kern w:val="0"/>
          <w:sz w:val="22"/>
          <w:szCs w:val="22"/>
          <w:lang w:val="en-US"/>
        </w:rPr>
        <w:t>booking_date</w:t>
      </w:r>
      <w:proofErr w:type="spellEnd"/>
      <w:r w:rsidRPr="00745840">
        <w:rPr>
          <w:rFonts w:ascii="Consolas" w:hAnsi="Consolas" w:cs="Consolas"/>
          <w:color w:val="000000"/>
          <w:kern w:val="0"/>
          <w:sz w:val="22"/>
          <w:szCs w:val="22"/>
          <w:lang w:val="en-US"/>
        </w:rPr>
        <w:t xml:space="preserve"> DATETIME, </w:t>
      </w:r>
      <w:proofErr w:type="spellStart"/>
      <w:r w:rsidRPr="00745840">
        <w:rPr>
          <w:rFonts w:ascii="Consolas" w:hAnsi="Consolas" w:cs="Consolas"/>
          <w:color w:val="000000"/>
          <w:kern w:val="0"/>
          <w:sz w:val="22"/>
          <w:szCs w:val="22"/>
          <w:lang w:val="en-US"/>
        </w:rPr>
        <w:t>payment_status</w:t>
      </w:r>
      <w:proofErr w:type="spellEnd"/>
      <w:r w:rsidRPr="00745840">
        <w:rPr>
          <w:rFonts w:ascii="Consolas" w:hAnsi="Consolas" w:cs="Consolas"/>
          <w:color w:val="000000"/>
          <w:kern w:val="0"/>
          <w:sz w:val="22"/>
          <w:szCs w:val="22"/>
          <w:lang w:val="en-US"/>
        </w:rPr>
        <w:t xml:space="preserve"> </w:t>
      </w:r>
      <w:proofErr w:type="gramStart"/>
      <w:r w:rsidRPr="00745840">
        <w:rPr>
          <w:rFonts w:ascii="Consolas" w:hAnsi="Consolas" w:cs="Consolas"/>
          <w:color w:val="000000"/>
          <w:kern w:val="0"/>
          <w:sz w:val="22"/>
          <w:szCs w:val="22"/>
          <w:lang w:val="en-US"/>
        </w:rPr>
        <w:t>VARCHAR(</w:t>
      </w:r>
      <w:proofErr w:type="gramEnd"/>
      <w:r w:rsidRPr="00745840">
        <w:rPr>
          <w:rFonts w:ascii="Consolas" w:hAnsi="Consolas" w:cs="Consolas"/>
          <w:color w:val="000000"/>
          <w:kern w:val="0"/>
          <w:sz w:val="22"/>
          <w:szCs w:val="22"/>
          <w:lang w:val="en-US"/>
        </w:rPr>
        <w:t>50</w:t>
      </w:r>
      <w:proofErr w:type="gramStart"/>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user_</w:t>
      </w:r>
      <w:proofErr w:type="gramStart"/>
      <w:r w:rsidRPr="004839D0">
        <w:rPr>
          <w:rFonts w:ascii="Consolas" w:hAnsi="Consolas" w:cs="Consolas"/>
          <w:b/>
          <w:bCs/>
          <w:color w:val="000000"/>
          <w:kern w:val="0"/>
          <w:sz w:val="22"/>
          <w:szCs w:val="22"/>
          <w:lang w:val="en-US"/>
        </w:rPr>
        <w:t>id</w:t>
      </w:r>
      <w:r w:rsidRPr="00745840">
        <w:rPr>
          <w:rFonts w:ascii="Consolas" w:hAnsi="Consolas" w:cs="Consolas"/>
          <w:color w:val="000000"/>
          <w:kern w:val="0"/>
          <w:sz w:val="22"/>
          <w:szCs w:val="22"/>
          <w:lang w:val="en-US"/>
        </w:rPr>
        <w:t xml:space="preserve">, </w:t>
      </w:r>
      <w:r w:rsidRPr="004839D0">
        <w:rPr>
          <w:rFonts w:ascii="Consolas" w:hAnsi="Consolas" w:cs="Consolas"/>
          <w:b/>
          <w:bCs/>
          <w:color w:val="000000"/>
          <w:kern w:val="0"/>
          <w:sz w:val="22"/>
          <w:szCs w:val="22"/>
          <w:lang w:val="en-US"/>
        </w:rPr>
        <w:t>#</w:t>
      </w:r>
      <w:proofErr w:type="gramEnd"/>
      <w:r w:rsidRPr="004839D0">
        <w:rPr>
          <w:rFonts w:ascii="Consolas" w:hAnsi="Consolas" w:cs="Consolas"/>
          <w:b/>
          <w:bCs/>
          <w:color w:val="000000"/>
          <w:kern w:val="0"/>
          <w:sz w:val="22"/>
          <w:szCs w:val="22"/>
          <w:lang w:val="en-US"/>
        </w:rPr>
        <w:t>workshop_id</w:t>
      </w:r>
      <w:r w:rsidRPr="00745840">
        <w:rPr>
          <w:rFonts w:ascii="Consolas" w:hAnsi="Consolas" w:cs="Consolas"/>
          <w:color w:val="000000"/>
          <w:kern w:val="0"/>
          <w:sz w:val="22"/>
          <w:szCs w:val="22"/>
          <w:lang w:val="en-US"/>
        </w:rPr>
        <w:t>);</w:t>
      </w:r>
    </w:p>
    <w:p w14:paraId="186A08D6" w14:textId="77777777" w:rsidR="00745840" w:rsidRPr="00745840" w:rsidRDefault="00745840" w:rsidP="00745840">
      <w:pPr>
        <w:rPr>
          <w:rFonts w:ascii="Consolas" w:hAnsi="Consolas" w:cs="Consolas"/>
          <w:color w:val="000000"/>
          <w:kern w:val="0"/>
          <w:sz w:val="22"/>
          <w:szCs w:val="22"/>
        </w:rPr>
      </w:pPr>
      <w:r w:rsidRPr="00745840">
        <w:rPr>
          <w:rFonts w:ascii="Consolas" w:hAnsi="Consolas" w:cs="Consolas"/>
          <w:color w:val="000000"/>
          <w:kern w:val="0"/>
          <w:sz w:val="22"/>
          <w:szCs w:val="22"/>
        </w:rPr>
        <w:t xml:space="preserve">Favors = </w:t>
      </w:r>
      <w:r w:rsidRPr="004839D0">
        <w:rPr>
          <w:rFonts w:ascii="Consolas" w:hAnsi="Consolas" w:cs="Consolas"/>
          <w:b/>
          <w:bCs/>
          <w:color w:val="000000"/>
          <w:kern w:val="0"/>
          <w:sz w:val="22"/>
          <w:szCs w:val="22"/>
        </w:rPr>
        <w:t>(#discipline_id, #user_id</w:t>
      </w:r>
      <w:proofErr w:type="gramStart"/>
      <w:r w:rsidRPr="00745840">
        <w:rPr>
          <w:rFonts w:ascii="Consolas" w:hAnsi="Consolas" w:cs="Consolas"/>
          <w:color w:val="000000"/>
          <w:kern w:val="0"/>
          <w:sz w:val="22"/>
          <w:szCs w:val="22"/>
        </w:rPr>
        <w:t>);</w:t>
      </w:r>
      <w:proofErr w:type="gramEnd"/>
    </w:p>
    <w:p w14:paraId="36E1B310" w14:textId="61529C7C"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 xml:space="preserve">features </w:t>
      </w:r>
      <w:r w:rsidR="004839D0" w:rsidRPr="00745840">
        <w:rPr>
          <w:rFonts w:ascii="Consolas" w:hAnsi="Consolas" w:cs="Consolas"/>
          <w:color w:val="000000"/>
          <w:kern w:val="0"/>
          <w:sz w:val="22"/>
          <w:szCs w:val="22"/>
          <w:lang w:val="en-US"/>
        </w:rPr>
        <w:t>= (</w:t>
      </w:r>
      <w:proofErr w:type="spellStart"/>
      <w:r w:rsidRPr="004839D0">
        <w:rPr>
          <w:rFonts w:ascii="Consolas" w:hAnsi="Consolas" w:cs="Consolas"/>
          <w:b/>
          <w:bCs/>
          <w:color w:val="000000"/>
          <w:kern w:val="0"/>
          <w:sz w:val="22"/>
          <w:szCs w:val="22"/>
          <w:lang w:val="en-US"/>
        </w:rPr>
        <w:t>exhibition_</w:t>
      </w:r>
      <w:proofErr w:type="gramStart"/>
      <w:r w:rsidRPr="004839D0">
        <w:rPr>
          <w:rFonts w:ascii="Consolas" w:hAnsi="Consolas" w:cs="Consolas"/>
          <w:b/>
          <w:bCs/>
          <w:color w:val="000000"/>
          <w:kern w:val="0"/>
          <w:sz w:val="22"/>
          <w:szCs w:val="22"/>
          <w:lang w:val="en-US"/>
        </w:rPr>
        <w:t>id</w:t>
      </w:r>
      <w:proofErr w:type="spellEnd"/>
      <w:r w:rsidRPr="004839D0">
        <w:rPr>
          <w:rFonts w:ascii="Consolas" w:hAnsi="Consolas" w:cs="Consolas"/>
          <w:b/>
          <w:bCs/>
          <w:color w:val="000000"/>
          <w:kern w:val="0"/>
          <w:sz w:val="22"/>
          <w:szCs w:val="22"/>
          <w:lang w:val="en-US"/>
        </w:rPr>
        <w:t>, #</w:t>
      </w:r>
      <w:proofErr w:type="gramEnd"/>
      <w:r w:rsidRPr="004839D0">
        <w:rPr>
          <w:rFonts w:ascii="Consolas" w:hAnsi="Consolas" w:cs="Consolas"/>
          <w:b/>
          <w:bCs/>
          <w:color w:val="000000"/>
          <w:kern w:val="0"/>
          <w:sz w:val="22"/>
          <w:szCs w:val="22"/>
          <w:lang w:val="en-US"/>
        </w:rPr>
        <w:t>artwork_id</w:t>
      </w:r>
      <w:r w:rsidRPr="00745840">
        <w:rPr>
          <w:rFonts w:ascii="Consolas" w:hAnsi="Consolas" w:cs="Consolas"/>
          <w:color w:val="000000"/>
          <w:kern w:val="0"/>
          <w:sz w:val="22"/>
          <w:szCs w:val="22"/>
          <w:lang w:val="en-US"/>
        </w:rPr>
        <w:t xml:space="preserve">, </w:t>
      </w:r>
      <w:proofErr w:type="spellStart"/>
      <w:r w:rsidRPr="00745840">
        <w:rPr>
          <w:rFonts w:ascii="Consolas" w:hAnsi="Consolas" w:cs="Consolas"/>
          <w:color w:val="000000"/>
          <w:kern w:val="0"/>
          <w:sz w:val="22"/>
          <w:szCs w:val="22"/>
          <w:lang w:val="en-US"/>
        </w:rPr>
        <w:t>arrival_date</w:t>
      </w:r>
      <w:proofErr w:type="spellEnd"/>
      <w:r w:rsidRPr="00745840">
        <w:rPr>
          <w:rFonts w:ascii="Consolas" w:hAnsi="Consolas" w:cs="Consolas"/>
          <w:color w:val="000000"/>
          <w:kern w:val="0"/>
          <w:sz w:val="22"/>
          <w:szCs w:val="22"/>
          <w:lang w:val="en-US"/>
        </w:rPr>
        <w:t xml:space="preserve"> DATE);</w:t>
      </w:r>
    </w:p>
    <w:p w14:paraId="0B9F44EF" w14:textId="6C6CA4C1" w:rsidR="00745840" w:rsidRPr="00745840" w:rsidRDefault="00745840" w:rsidP="00745840">
      <w:pPr>
        <w:rPr>
          <w:rFonts w:ascii="Consolas" w:hAnsi="Consolas" w:cs="Consolas"/>
          <w:color w:val="000000"/>
          <w:kern w:val="0"/>
          <w:sz w:val="22"/>
          <w:szCs w:val="22"/>
          <w:lang w:val="en-US"/>
        </w:rPr>
      </w:pPr>
      <w:r w:rsidRPr="00745840">
        <w:rPr>
          <w:rFonts w:ascii="Consolas" w:hAnsi="Consolas" w:cs="Consolas"/>
          <w:color w:val="000000"/>
          <w:kern w:val="0"/>
          <w:sz w:val="22"/>
          <w:szCs w:val="22"/>
          <w:lang w:val="en-US"/>
        </w:rPr>
        <w:t xml:space="preserve">practices </w:t>
      </w:r>
      <w:r w:rsidR="004839D0" w:rsidRPr="00745840">
        <w:rPr>
          <w:rFonts w:ascii="Consolas" w:hAnsi="Consolas" w:cs="Consolas"/>
          <w:color w:val="000000"/>
          <w:kern w:val="0"/>
          <w:sz w:val="22"/>
          <w:szCs w:val="22"/>
          <w:lang w:val="en-US"/>
        </w:rPr>
        <w:t>= (</w:t>
      </w:r>
      <w:proofErr w:type="spellStart"/>
      <w:r w:rsidRPr="004839D0">
        <w:rPr>
          <w:rFonts w:ascii="Consolas" w:hAnsi="Consolas" w:cs="Consolas"/>
          <w:b/>
          <w:bCs/>
          <w:color w:val="000000"/>
          <w:kern w:val="0"/>
          <w:sz w:val="22"/>
          <w:szCs w:val="22"/>
          <w:lang w:val="en-US"/>
        </w:rPr>
        <w:t>artist_</w:t>
      </w:r>
      <w:proofErr w:type="gramStart"/>
      <w:r w:rsidRPr="004839D0">
        <w:rPr>
          <w:rFonts w:ascii="Consolas" w:hAnsi="Consolas" w:cs="Consolas"/>
          <w:b/>
          <w:bCs/>
          <w:color w:val="000000"/>
          <w:kern w:val="0"/>
          <w:sz w:val="22"/>
          <w:szCs w:val="22"/>
          <w:lang w:val="en-US"/>
        </w:rPr>
        <w:t>id</w:t>
      </w:r>
      <w:proofErr w:type="spellEnd"/>
      <w:r w:rsidRPr="004839D0">
        <w:rPr>
          <w:rFonts w:ascii="Consolas" w:hAnsi="Consolas" w:cs="Consolas"/>
          <w:b/>
          <w:bCs/>
          <w:color w:val="000000"/>
          <w:kern w:val="0"/>
          <w:sz w:val="22"/>
          <w:szCs w:val="22"/>
          <w:lang w:val="en-US"/>
        </w:rPr>
        <w:t>, #</w:t>
      </w:r>
      <w:proofErr w:type="gramEnd"/>
      <w:r w:rsidRPr="004839D0">
        <w:rPr>
          <w:rFonts w:ascii="Consolas" w:hAnsi="Consolas" w:cs="Consolas"/>
          <w:b/>
          <w:bCs/>
          <w:color w:val="000000"/>
          <w:kern w:val="0"/>
          <w:sz w:val="22"/>
          <w:szCs w:val="22"/>
          <w:lang w:val="en-US"/>
        </w:rPr>
        <w:t>discipline_id</w:t>
      </w:r>
      <w:r w:rsidRPr="00745840">
        <w:rPr>
          <w:rFonts w:ascii="Consolas" w:hAnsi="Consolas" w:cs="Consolas"/>
          <w:color w:val="000000"/>
          <w:kern w:val="0"/>
          <w:sz w:val="22"/>
          <w:szCs w:val="22"/>
          <w:lang w:val="en-US"/>
        </w:rPr>
        <w:t>);</w:t>
      </w:r>
    </w:p>
    <w:p w14:paraId="67924779" w14:textId="4CEA4C00" w:rsidR="00BC3B4A" w:rsidRPr="00710791" w:rsidRDefault="00745840" w:rsidP="00745840">
      <w:pPr>
        <w:rPr>
          <w:lang w:val="en-US"/>
        </w:rPr>
      </w:pPr>
      <w:r w:rsidRPr="00745840">
        <w:rPr>
          <w:rFonts w:ascii="Consolas" w:hAnsi="Consolas" w:cs="Consolas"/>
          <w:color w:val="000000"/>
          <w:kern w:val="0"/>
          <w:sz w:val="22"/>
          <w:szCs w:val="22"/>
          <w:lang w:val="en-US"/>
        </w:rPr>
        <w:t xml:space="preserve">tagged </w:t>
      </w:r>
      <w:r w:rsidR="004839D0" w:rsidRPr="00745840">
        <w:rPr>
          <w:rFonts w:ascii="Consolas" w:hAnsi="Consolas" w:cs="Consolas"/>
          <w:color w:val="000000"/>
          <w:kern w:val="0"/>
          <w:sz w:val="22"/>
          <w:szCs w:val="22"/>
          <w:lang w:val="en-US"/>
        </w:rPr>
        <w:t>= (</w:t>
      </w:r>
      <w:proofErr w:type="spellStart"/>
      <w:r w:rsidRPr="004839D0">
        <w:rPr>
          <w:rFonts w:ascii="Consolas" w:hAnsi="Consolas" w:cs="Consolas"/>
          <w:b/>
          <w:bCs/>
          <w:color w:val="000000"/>
          <w:kern w:val="0"/>
          <w:sz w:val="22"/>
          <w:szCs w:val="22"/>
          <w:lang w:val="en-US"/>
        </w:rPr>
        <w:t>artwork_</w:t>
      </w:r>
      <w:proofErr w:type="gramStart"/>
      <w:r w:rsidRPr="004839D0">
        <w:rPr>
          <w:rFonts w:ascii="Consolas" w:hAnsi="Consolas" w:cs="Consolas"/>
          <w:b/>
          <w:bCs/>
          <w:color w:val="000000"/>
          <w:kern w:val="0"/>
          <w:sz w:val="22"/>
          <w:szCs w:val="22"/>
          <w:lang w:val="en-US"/>
        </w:rPr>
        <w:t>id</w:t>
      </w:r>
      <w:proofErr w:type="spellEnd"/>
      <w:r w:rsidRPr="004839D0">
        <w:rPr>
          <w:rFonts w:ascii="Consolas" w:hAnsi="Consolas" w:cs="Consolas"/>
          <w:b/>
          <w:bCs/>
          <w:color w:val="000000"/>
          <w:kern w:val="0"/>
          <w:sz w:val="22"/>
          <w:szCs w:val="22"/>
          <w:lang w:val="en-US"/>
        </w:rPr>
        <w:t>, #</w:t>
      </w:r>
      <w:proofErr w:type="gramEnd"/>
      <w:r w:rsidRPr="004839D0">
        <w:rPr>
          <w:rFonts w:ascii="Consolas" w:hAnsi="Consolas" w:cs="Consolas"/>
          <w:b/>
          <w:bCs/>
          <w:color w:val="000000"/>
          <w:kern w:val="0"/>
          <w:sz w:val="22"/>
          <w:szCs w:val="22"/>
          <w:lang w:val="en-US"/>
        </w:rPr>
        <w:t>tag_id</w:t>
      </w:r>
      <w:r w:rsidRPr="00745840">
        <w:rPr>
          <w:rFonts w:ascii="Consolas" w:hAnsi="Consolas" w:cs="Consolas"/>
          <w:color w:val="000000"/>
          <w:kern w:val="0"/>
          <w:sz w:val="22"/>
          <w:szCs w:val="22"/>
          <w:lang w:val="en-US"/>
        </w:rPr>
        <w:t>);</w:t>
      </w:r>
    </w:p>
    <w:p w14:paraId="14DD37FC" w14:textId="77777777" w:rsidR="00710791" w:rsidRPr="00761AEC" w:rsidRDefault="00710791" w:rsidP="00761AEC">
      <w:pPr>
        <w:pStyle w:val="Titre3"/>
      </w:pPr>
      <w:r w:rsidRPr="00761AEC">
        <w:t xml:space="preserve">4. </w:t>
      </w:r>
      <w:proofErr w:type="spellStart"/>
      <w:r w:rsidRPr="00761AEC">
        <w:t>Create</w:t>
      </w:r>
      <w:proofErr w:type="spellEnd"/>
      <w:r w:rsidRPr="00761AEC">
        <w:t xml:space="preserve"> the </w:t>
      </w:r>
      <w:proofErr w:type="spellStart"/>
      <w:r w:rsidRPr="00761AEC">
        <w:t>database</w:t>
      </w:r>
      <w:proofErr w:type="spellEnd"/>
      <w:r w:rsidRPr="00761AEC">
        <w:t xml:space="preserve"> </w:t>
      </w:r>
      <w:proofErr w:type="spellStart"/>
      <w:r w:rsidRPr="00761AEC">
        <w:t>schema</w:t>
      </w:r>
      <w:proofErr w:type="spellEnd"/>
    </w:p>
    <w:p w14:paraId="24FFEF89" w14:textId="0A1D2789" w:rsidR="00622A9C" w:rsidRPr="00622A9C" w:rsidRDefault="00710791" w:rsidP="000A1C50">
      <w:pPr>
        <w:numPr>
          <w:ilvl w:val="0"/>
          <w:numId w:val="10"/>
        </w:numPr>
        <w:rPr>
          <w:lang w:val="en-US"/>
        </w:rPr>
      </w:pPr>
      <w:r w:rsidRPr="00710791">
        <w:rPr>
          <w:lang w:val="en-US"/>
        </w:rPr>
        <w:t>Write SQL scripts to create tables, define constraints (e.g., primary keys, foreign keys, NOT NULL), and establish relationships.</w:t>
      </w:r>
    </w:p>
    <w:p w14:paraId="09951FA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lastRenderedPageBreak/>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Gallery</w:t>
      </w:r>
      <w:r w:rsidRPr="00622A9C">
        <w:rPr>
          <w:rFonts w:ascii="Consolas" w:eastAsia="Times New Roman" w:hAnsi="Consolas" w:cs="Times New Roman"/>
          <w:color w:val="D4D4D4"/>
          <w:kern w:val="0"/>
          <w:sz w:val="21"/>
          <w:szCs w:val="21"/>
          <w:lang w:val="en-US"/>
          <w14:ligatures w14:val="none"/>
        </w:rPr>
        <w:t xml:space="preserve"> (</w:t>
      </w:r>
    </w:p>
    <w:p w14:paraId="38EB3A8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333235F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284D69E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address</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3CE376B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owner_name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7D4F0B9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opening_hours</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5C7DC03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contact_phone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5F447FC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rating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1E8030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website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F88E94E" w14:textId="31541628"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526B286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Artist</w:t>
      </w:r>
      <w:r w:rsidRPr="00622A9C">
        <w:rPr>
          <w:rFonts w:ascii="Consolas" w:eastAsia="Times New Roman" w:hAnsi="Consolas" w:cs="Times New Roman"/>
          <w:color w:val="D4D4D4"/>
          <w:kern w:val="0"/>
          <w:sz w:val="21"/>
          <w:szCs w:val="21"/>
          <w:lang w:val="en-US"/>
          <w14:ligatures w14:val="none"/>
        </w:rPr>
        <w:t xml:space="preserve"> (</w:t>
      </w:r>
    </w:p>
    <w:p w14:paraId="73FAEEA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7CA2960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04631D4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birth_year</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6968162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proofErr w:type="gramStart"/>
      <w:r w:rsidRPr="00622A9C">
        <w:rPr>
          <w:rFonts w:ascii="Consolas" w:eastAsia="Times New Roman" w:hAnsi="Consolas" w:cs="Times New Roman"/>
          <w:color w:val="D4D4D4"/>
          <w:kern w:val="0"/>
          <w:sz w:val="21"/>
          <w:szCs w:val="21"/>
          <w14:ligatures w14:val="none"/>
        </w:rPr>
        <w:t>contact</w:t>
      </w:r>
      <w:proofErr w:type="gramEnd"/>
      <w:r w:rsidRPr="00622A9C">
        <w:rPr>
          <w:rFonts w:ascii="Consolas" w:eastAsia="Times New Roman" w:hAnsi="Consolas" w:cs="Times New Roman"/>
          <w:color w:val="D4D4D4"/>
          <w:kern w:val="0"/>
          <w:sz w:val="21"/>
          <w:szCs w:val="21"/>
          <w14:ligatures w14:val="none"/>
        </w:rPr>
        <w:t>_</w:t>
      </w:r>
      <w:proofErr w:type="gramStart"/>
      <w:r w:rsidRPr="00622A9C">
        <w:rPr>
          <w:rFonts w:ascii="Consolas" w:eastAsia="Times New Roman" w:hAnsi="Consolas" w:cs="Times New Roman"/>
          <w:color w:val="D4D4D4"/>
          <w:kern w:val="0"/>
          <w:sz w:val="21"/>
          <w:szCs w:val="21"/>
          <w14:ligatures w14:val="none"/>
        </w:rPr>
        <w:t>email</w:t>
      </w:r>
      <w:proofErr w:type="spellEnd"/>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592771D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D4D4D4"/>
          <w:kern w:val="0"/>
          <w:sz w:val="21"/>
          <w:szCs w:val="21"/>
          <w14:ligatures w14:val="none"/>
        </w:rPr>
        <w:t>phone</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59475FD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14:ligatures w14:val="none"/>
        </w:rPr>
        <w:t xml:space="preserve">    </w:t>
      </w:r>
      <w:r w:rsidRPr="00622A9C">
        <w:rPr>
          <w:rFonts w:ascii="Consolas" w:eastAsia="Times New Roman" w:hAnsi="Consolas" w:cs="Times New Roman"/>
          <w:color w:val="D4D4D4"/>
          <w:kern w:val="0"/>
          <w:sz w:val="21"/>
          <w:szCs w:val="21"/>
          <w:lang w:val="en-US"/>
          <w14:ligatures w14:val="none"/>
        </w:rPr>
        <w:t xml:space="preserve">city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22344B9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website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B44B83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social_media</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265B35E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isActive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BOOLEAN</w:t>
      </w:r>
    </w:p>
    <w:p w14:paraId="2357A806" w14:textId="6F50F256"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74D5B3A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Discipline</w:t>
      </w:r>
      <w:r w:rsidRPr="00622A9C">
        <w:rPr>
          <w:rFonts w:ascii="Consolas" w:eastAsia="Times New Roman" w:hAnsi="Consolas" w:cs="Times New Roman"/>
          <w:color w:val="D4D4D4"/>
          <w:kern w:val="0"/>
          <w:sz w:val="21"/>
          <w:szCs w:val="21"/>
          <w:lang w:val="en-US"/>
          <w14:ligatures w14:val="none"/>
        </w:rPr>
        <w:t xml:space="preserve"> (</w:t>
      </w:r>
    </w:p>
    <w:p w14:paraId="45595CA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1044C7B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p>
    <w:p w14:paraId="531E9D32" w14:textId="74482562"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5881577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CDCAA"/>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 xml:space="preserve"> (</w:t>
      </w:r>
    </w:p>
    <w:p w14:paraId="7506257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07D7EB8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01741F0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email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5ED6CF6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phone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71DF219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city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1818A99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membership_type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052F234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birth_year</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p>
    <w:p w14:paraId="6EAFB302" w14:textId="48295233"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6573410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Tag</w:t>
      </w:r>
      <w:r w:rsidRPr="00622A9C">
        <w:rPr>
          <w:rFonts w:ascii="Consolas" w:eastAsia="Times New Roman" w:hAnsi="Consolas" w:cs="Times New Roman"/>
          <w:color w:val="D4D4D4"/>
          <w:kern w:val="0"/>
          <w:sz w:val="21"/>
          <w:szCs w:val="21"/>
          <w:lang w:val="en-US"/>
          <w14:ligatures w14:val="none"/>
        </w:rPr>
        <w:t xml:space="preserve"> (</w:t>
      </w:r>
    </w:p>
    <w:p w14:paraId="119343C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599CCC2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name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p>
    <w:p w14:paraId="1BF8E539" w14:textId="2857CBB8" w:rsidR="00622A9C" w:rsidRPr="00622A9C" w:rsidRDefault="00622A9C" w:rsidP="000A1C50">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367E6B4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Exhibition</w:t>
      </w:r>
      <w:r w:rsidRPr="00622A9C">
        <w:rPr>
          <w:rFonts w:ascii="Consolas" w:eastAsia="Times New Roman" w:hAnsi="Consolas" w:cs="Times New Roman"/>
          <w:color w:val="D4D4D4"/>
          <w:kern w:val="0"/>
          <w:sz w:val="21"/>
          <w:szCs w:val="21"/>
          <w:lang w:val="en-US"/>
          <w14:ligatures w14:val="none"/>
        </w:rPr>
        <w:t xml:space="preserve"> (</w:t>
      </w:r>
    </w:p>
    <w:p w14:paraId="2AE6B67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6FF3097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title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59BED4F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569CD6"/>
          <w:kern w:val="0"/>
          <w:sz w:val="21"/>
          <w:szCs w:val="21"/>
          <w:lang w:val="en-US"/>
          <w14:ligatures w14:val="none"/>
        </w:rPr>
        <w:t>start_date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08FD3DE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end_date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763BD06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description</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FB60BC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curator_name</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35EFAD5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theme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6D98B7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22C747A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Gallery(</w:t>
      </w:r>
      <w:proofErr w:type="spellStart"/>
      <w:r w:rsidRPr="00622A9C">
        <w:rPr>
          <w:rFonts w:ascii="Consolas" w:eastAsia="Times New Roman" w:hAnsi="Consolas" w:cs="Times New Roman"/>
          <w:color w:val="D4D4D4"/>
          <w:kern w:val="0"/>
          <w:sz w:val="21"/>
          <w:szCs w:val="21"/>
          <w:lang w:val="en-US"/>
          <w14:ligatures w14:val="none"/>
        </w:rPr>
        <w:t>gallery_id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10A81538" w14:textId="2C5079E0"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1B42D27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lastRenderedPageBreak/>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Workshop</w:t>
      </w:r>
      <w:r w:rsidRPr="00622A9C">
        <w:rPr>
          <w:rFonts w:ascii="Consolas" w:eastAsia="Times New Roman" w:hAnsi="Consolas" w:cs="Times New Roman"/>
          <w:color w:val="D4D4D4"/>
          <w:kern w:val="0"/>
          <w:sz w:val="21"/>
          <w:szCs w:val="21"/>
          <w:lang w:val="en-US"/>
          <w14:ligatures w14:val="none"/>
        </w:rPr>
        <w:t xml:space="preserve"> (</w:t>
      </w:r>
    </w:p>
    <w:p w14:paraId="6D9035B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workshopid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506A2A5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title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13E80D2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date</w:t>
      </w:r>
      <w:proofErr w:type="gram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569CD6"/>
          <w:kern w:val="0"/>
          <w:sz w:val="21"/>
          <w:szCs w:val="21"/>
          <w:lang w:val="en-US"/>
          <w14:ligatures w14:val="none"/>
        </w:rPr>
        <w:t>DATE</w:t>
      </w:r>
      <w:proofErr w:type="spellEnd"/>
      <w:r w:rsidRPr="00622A9C">
        <w:rPr>
          <w:rFonts w:ascii="Consolas" w:eastAsia="Times New Roman" w:hAnsi="Consolas" w:cs="Times New Roman"/>
          <w:color w:val="D4D4D4"/>
          <w:kern w:val="0"/>
          <w:sz w:val="21"/>
          <w:szCs w:val="21"/>
          <w:lang w:val="en-US"/>
          <w14:ligatures w14:val="none"/>
        </w:rPr>
        <w:t>,</w:t>
      </w:r>
    </w:p>
    <w:p w14:paraId="484C483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duration_minutes</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BIGINT</w:t>
      </w:r>
      <w:r w:rsidRPr="00622A9C">
        <w:rPr>
          <w:rFonts w:ascii="Consolas" w:eastAsia="Times New Roman" w:hAnsi="Consolas" w:cs="Times New Roman"/>
          <w:color w:val="D4D4D4"/>
          <w:kern w:val="0"/>
          <w:sz w:val="21"/>
          <w:szCs w:val="21"/>
          <w:lang w:val="en-US"/>
          <w14:ligatures w14:val="none"/>
        </w:rPr>
        <w:t>,</w:t>
      </w:r>
    </w:p>
    <w:p w14:paraId="317B135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max_participants</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59A0B9C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price </w:t>
      </w:r>
      <w:proofErr w:type="gramStart"/>
      <w:r w:rsidRPr="00622A9C">
        <w:rPr>
          <w:rFonts w:ascii="Consolas" w:eastAsia="Times New Roman" w:hAnsi="Consolas" w:cs="Times New Roman"/>
          <w:color w:val="569CD6"/>
          <w:kern w:val="0"/>
          <w:sz w:val="21"/>
          <w:szCs w:val="21"/>
          <w:lang w:val="en-US"/>
          <w14:ligatures w14:val="none"/>
        </w:rPr>
        <w:t>DECIMAL</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15</w:t>
      </w:r>
      <w:r w:rsidRPr="00622A9C">
        <w:rPr>
          <w:rFonts w:ascii="Consolas" w:eastAsia="Times New Roman" w:hAnsi="Consolas" w:cs="Times New Roman"/>
          <w:color w:val="D4D4D4"/>
          <w:kern w:val="0"/>
          <w:sz w:val="21"/>
          <w:szCs w:val="21"/>
          <w:lang w:val="en-US"/>
          <w14:ligatures w14:val="none"/>
        </w:rPr>
        <w:t>,</w:t>
      </w:r>
      <w:r w:rsidRPr="00622A9C">
        <w:rPr>
          <w:rFonts w:ascii="Consolas" w:eastAsia="Times New Roman" w:hAnsi="Consolas" w:cs="Times New Roman"/>
          <w:color w:val="B5CEA8"/>
          <w:kern w:val="0"/>
          <w:sz w:val="21"/>
          <w:szCs w:val="21"/>
          <w:lang w:val="en-US"/>
          <w14:ligatures w14:val="none"/>
        </w:rPr>
        <w:t>2</w:t>
      </w:r>
      <w:r w:rsidRPr="00622A9C">
        <w:rPr>
          <w:rFonts w:ascii="Consolas" w:eastAsia="Times New Roman" w:hAnsi="Consolas" w:cs="Times New Roman"/>
          <w:color w:val="D4D4D4"/>
          <w:kern w:val="0"/>
          <w:sz w:val="21"/>
          <w:szCs w:val="21"/>
          <w:lang w:val="en-US"/>
          <w14:ligatures w14:val="none"/>
        </w:rPr>
        <w:t>),</w:t>
      </w:r>
    </w:p>
    <w:p w14:paraId="0603FFB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location</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275724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description</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4EAD2DF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level</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64C903F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EAB080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Artist(</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20DBE396" w14:textId="6A75B6B1"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2EB6BBD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Artwork</w:t>
      </w:r>
      <w:r w:rsidRPr="00622A9C">
        <w:rPr>
          <w:rFonts w:ascii="Consolas" w:eastAsia="Times New Roman" w:hAnsi="Consolas" w:cs="Times New Roman"/>
          <w:color w:val="D4D4D4"/>
          <w:kern w:val="0"/>
          <w:sz w:val="21"/>
          <w:szCs w:val="21"/>
          <w:lang w:val="en-US"/>
          <w14:ligatures w14:val="none"/>
        </w:rPr>
        <w:t xml:space="preserve"> (</w:t>
      </w:r>
    </w:p>
    <w:p w14:paraId="3350485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29F3543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title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NOT NULL</w:t>
      </w:r>
      <w:r w:rsidRPr="00622A9C">
        <w:rPr>
          <w:rFonts w:ascii="Consolas" w:eastAsia="Times New Roman" w:hAnsi="Consolas" w:cs="Times New Roman"/>
          <w:color w:val="D4D4D4"/>
          <w:kern w:val="0"/>
          <w:sz w:val="21"/>
          <w:szCs w:val="21"/>
          <w:lang w:val="en-US"/>
          <w14:ligatures w14:val="none"/>
        </w:rPr>
        <w:t>,</w:t>
      </w:r>
    </w:p>
    <w:p w14:paraId="76F3C24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type</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00715CB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D4D4D4"/>
          <w:kern w:val="0"/>
          <w:sz w:val="21"/>
          <w:szCs w:val="21"/>
          <w14:ligatures w14:val="none"/>
        </w:rPr>
        <w:t>medium</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17FE851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D4D4D4"/>
          <w:kern w:val="0"/>
          <w:sz w:val="21"/>
          <w:szCs w:val="21"/>
          <w14:ligatures w14:val="none"/>
        </w:rPr>
        <w:t>dimensions</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1A43939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14:ligatures w14:val="none"/>
        </w:rPr>
      </w:pPr>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description</w:t>
      </w:r>
      <w:proofErr w:type="gramEnd"/>
      <w:r w:rsidRPr="00622A9C">
        <w:rPr>
          <w:rFonts w:ascii="Consolas" w:eastAsia="Times New Roman" w:hAnsi="Consolas" w:cs="Times New Roman"/>
          <w:color w:val="D4D4D4"/>
          <w:kern w:val="0"/>
          <w:sz w:val="21"/>
          <w:szCs w:val="21"/>
          <w14:ligatures w14:val="none"/>
        </w:rPr>
        <w:t xml:space="preserve"> </w:t>
      </w:r>
      <w:proofErr w:type="gramStart"/>
      <w:r w:rsidRPr="00622A9C">
        <w:rPr>
          <w:rFonts w:ascii="Consolas" w:eastAsia="Times New Roman" w:hAnsi="Consolas" w:cs="Times New Roman"/>
          <w:color w:val="569CD6"/>
          <w:kern w:val="0"/>
          <w:sz w:val="21"/>
          <w:szCs w:val="21"/>
          <w14:ligatures w14:val="none"/>
        </w:rPr>
        <w:t>VARCHAR</w:t>
      </w:r>
      <w:r w:rsidRPr="00622A9C">
        <w:rPr>
          <w:rFonts w:ascii="Consolas" w:eastAsia="Times New Roman" w:hAnsi="Consolas" w:cs="Times New Roman"/>
          <w:color w:val="D4D4D4"/>
          <w:kern w:val="0"/>
          <w:sz w:val="21"/>
          <w:szCs w:val="21"/>
          <w14:ligatures w14:val="none"/>
        </w:rPr>
        <w:t>(</w:t>
      </w:r>
      <w:proofErr w:type="gramEnd"/>
      <w:r w:rsidRPr="00622A9C">
        <w:rPr>
          <w:rFonts w:ascii="Consolas" w:eastAsia="Times New Roman" w:hAnsi="Consolas" w:cs="Times New Roman"/>
          <w:color w:val="B5CEA8"/>
          <w:kern w:val="0"/>
          <w:sz w:val="21"/>
          <w:szCs w:val="21"/>
          <w14:ligatures w14:val="none"/>
        </w:rPr>
        <w:t>50</w:t>
      </w:r>
      <w:r w:rsidRPr="00622A9C">
        <w:rPr>
          <w:rFonts w:ascii="Consolas" w:eastAsia="Times New Roman" w:hAnsi="Consolas" w:cs="Times New Roman"/>
          <w:color w:val="D4D4D4"/>
          <w:kern w:val="0"/>
          <w:sz w:val="21"/>
          <w:szCs w:val="21"/>
          <w14:ligatures w14:val="none"/>
        </w:rPr>
        <w:t>),</w:t>
      </w:r>
    </w:p>
    <w:p w14:paraId="2D814EC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14:ligatures w14:val="none"/>
        </w:rPr>
        <w:t xml:space="preserve">    </w:t>
      </w:r>
      <w:r w:rsidRPr="00622A9C">
        <w:rPr>
          <w:rFonts w:ascii="Consolas" w:eastAsia="Times New Roman" w:hAnsi="Consolas" w:cs="Times New Roman"/>
          <w:color w:val="569CD6"/>
          <w:kern w:val="0"/>
          <w:sz w:val="21"/>
          <w:szCs w:val="21"/>
          <w:lang w:val="en-US"/>
          <w14:ligatures w14:val="none"/>
        </w:rPr>
        <w:t>status</w:t>
      </w:r>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54B8C8E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creation_year</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4FFF3CF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price </w:t>
      </w:r>
      <w:proofErr w:type="gramStart"/>
      <w:r w:rsidRPr="00622A9C">
        <w:rPr>
          <w:rFonts w:ascii="Consolas" w:eastAsia="Times New Roman" w:hAnsi="Consolas" w:cs="Times New Roman"/>
          <w:color w:val="569CD6"/>
          <w:kern w:val="0"/>
          <w:sz w:val="21"/>
          <w:szCs w:val="21"/>
          <w:lang w:val="en-US"/>
          <w14:ligatures w14:val="none"/>
        </w:rPr>
        <w:t>DECIMAL</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15</w:t>
      </w:r>
      <w:r w:rsidRPr="00622A9C">
        <w:rPr>
          <w:rFonts w:ascii="Consolas" w:eastAsia="Times New Roman" w:hAnsi="Consolas" w:cs="Times New Roman"/>
          <w:color w:val="D4D4D4"/>
          <w:kern w:val="0"/>
          <w:sz w:val="21"/>
          <w:szCs w:val="21"/>
          <w:lang w:val="en-US"/>
          <w14:ligatures w14:val="none"/>
        </w:rPr>
        <w:t>,</w:t>
      </w:r>
      <w:r w:rsidRPr="00622A9C">
        <w:rPr>
          <w:rFonts w:ascii="Consolas" w:eastAsia="Times New Roman" w:hAnsi="Consolas" w:cs="Times New Roman"/>
          <w:color w:val="B5CEA8"/>
          <w:kern w:val="0"/>
          <w:sz w:val="21"/>
          <w:szCs w:val="21"/>
          <w:lang w:val="en-US"/>
          <w14:ligatures w14:val="none"/>
        </w:rPr>
        <w:t>2</w:t>
      </w:r>
      <w:r w:rsidRPr="00622A9C">
        <w:rPr>
          <w:rFonts w:ascii="Consolas" w:eastAsia="Times New Roman" w:hAnsi="Consolas" w:cs="Times New Roman"/>
          <w:color w:val="D4D4D4"/>
          <w:kern w:val="0"/>
          <w:sz w:val="21"/>
          <w:szCs w:val="21"/>
          <w:lang w:val="en-US"/>
          <w14:ligatures w14:val="none"/>
        </w:rPr>
        <w:t>),</w:t>
      </w:r>
    </w:p>
    <w:p w14:paraId="0DD37E9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5AC480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Artist(</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6B994BEA" w14:textId="76938FE7" w:rsidR="00622A9C" w:rsidRPr="00622A9C" w:rsidRDefault="00622A9C" w:rsidP="000A1C50">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730242F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Review</w:t>
      </w:r>
      <w:r w:rsidRPr="00622A9C">
        <w:rPr>
          <w:rFonts w:ascii="Consolas" w:eastAsia="Times New Roman" w:hAnsi="Consolas" w:cs="Times New Roman"/>
          <w:color w:val="D4D4D4"/>
          <w:kern w:val="0"/>
          <w:sz w:val="21"/>
          <w:szCs w:val="21"/>
          <w:lang w:val="en-US"/>
          <w14:ligatures w14:val="none"/>
        </w:rPr>
        <w:t xml:space="preserve"> (</w:t>
      </w:r>
    </w:p>
    <w:p w14:paraId="38CF305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review_id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7F7DEE70"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rating </w:t>
      </w:r>
      <w:r w:rsidRPr="00622A9C">
        <w:rPr>
          <w:rFonts w:ascii="Consolas" w:eastAsia="Times New Roman" w:hAnsi="Consolas" w:cs="Times New Roman"/>
          <w:color w:val="569CD6"/>
          <w:kern w:val="0"/>
          <w:sz w:val="21"/>
          <w:szCs w:val="21"/>
          <w:lang w:val="en-US"/>
          <w14:ligatures w14:val="none"/>
        </w:rPr>
        <w:t>TINYINT</w:t>
      </w:r>
      <w:r w:rsidRPr="00622A9C">
        <w:rPr>
          <w:rFonts w:ascii="Consolas" w:eastAsia="Times New Roman" w:hAnsi="Consolas" w:cs="Times New Roman"/>
          <w:color w:val="D4D4D4"/>
          <w:kern w:val="0"/>
          <w:sz w:val="21"/>
          <w:szCs w:val="21"/>
          <w:lang w:val="en-US"/>
          <w14:ligatures w14:val="none"/>
        </w:rPr>
        <w:t>,</w:t>
      </w:r>
    </w:p>
    <w:p w14:paraId="1D313C6B"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comment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04E7A6EC"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review_date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45FB5B3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56E8132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2033401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Artwork(</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692DACE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3086E7F5" w14:textId="3427102F"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427D6C5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Booking</w:t>
      </w:r>
      <w:r w:rsidRPr="00622A9C">
        <w:rPr>
          <w:rFonts w:ascii="Consolas" w:eastAsia="Times New Roman" w:hAnsi="Consolas" w:cs="Times New Roman"/>
          <w:color w:val="D4D4D4"/>
          <w:kern w:val="0"/>
          <w:sz w:val="21"/>
          <w:szCs w:val="21"/>
          <w:lang w:val="en-US"/>
          <w14:ligatures w14:val="none"/>
        </w:rPr>
        <w:t xml:space="preserve"> (</w:t>
      </w:r>
    </w:p>
    <w:p w14:paraId="60B1D9E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booking_id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w:t>
      </w:r>
    </w:p>
    <w:p w14:paraId="2201A21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booking_date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DATETIME</w:t>
      </w:r>
      <w:r w:rsidRPr="00622A9C">
        <w:rPr>
          <w:rFonts w:ascii="Consolas" w:eastAsia="Times New Roman" w:hAnsi="Consolas" w:cs="Times New Roman"/>
          <w:color w:val="D4D4D4"/>
          <w:kern w:val="0"/>
          <w:sz w:val="21"/>
          <w:szCs w:val="21"/>
          <w:lang w:val="en-US"/>
          <w14:ligatures w14:val="none"/>
        </w:rPr>
        <w:t>,</w:t>
      </w:r>
    </w:p>
    <w:p w14:paraId="33B48CD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payment_status</w:t>
      </w:r>
      <w:proofErr w:type="spellEnd"/>
      <w:r w:rsidRPr="00622A9C">
        <w:rPr>
          <w:rFonts w:ascii="Consolas" w:eastAsia="Times New Roman" w:hAnsi="Consolas" w:cs="Times New Roman"/>
          <w:color w:val="D4D4D4"/>
          <w:kern w:val="0"/>
          <w:sz w:val="21"/>
          <w:szCs w:val="21"/>
          <w:lang w:val="en-US"/>
          <w14:ligatures w14:val="none"/>
        </w:rPr>
        <w:t xml:space="preserve"> </w:t>
      </w:r>
      <w:proofErr w:type="gramStart"/>
      <w:r w:rsidRPr="00622A9C">
        <w:rPr>
          <w:rFonts w:ascii="Consolas" w:eastAsia="Times New Roman" w:hAnsi="Consolas" w:cs="Times New Roman"/>
          <w:color w:val="569CD6"/>
          <w:kern w:val="0"/>
          <w:sz w:val="21"/>
          <w:szCs w:val="21"/>
          <w:lang w:val="en-US"/>
          <w14:ligatures w14:val="none"/>
        </w:rPr>
        <w:t>VARCHAR</w:t>
      </w:r>
      <w:r w:rsidRPr="00622A9C">
        <w:rPr>
          <w:rFonts w:ascii="Consolas" w:eastAsia="Times New Roman" w:hAnsi="Consolas" w:cs="Times New Roman"/>
          <w:color w:val="D4D4D4"/>
          <w:kern w:val="0"/>
          <w:sz w:val="21"/>
          <w:szCs w:val="21"/>
          <w:lang w:val="en-US"/>
          <w14:ligatures w14:val="none"/>
        </w:rPr>
        <w:t>(</w:t>
      </w:r>
      <w:proofErr w:type="gramEnd"/>
      <w:r w:rsidRPr="00622A9C">
        <w:rPr>
          <w:rFonts w:ascii="Consolas" w:eastAsia="Times New Roman" w:hAnsi="Consolas" w:cs="Times New Roman"/>
          <w:color w:val="B5CEA8"/>
          <w:kern w:val="0"/>
          <w:sz w:val="21"/>
          <w:szCs w:val="21"/>
          <w:lang w:val="en-US"/>
          <w14:ligatures w14:val="none"/>
        </w:rPr>
        <w:t>50</w:t>
      </w:r>
      <w:r w:rsidRPr="00622A9C">
        <w:rPr>
          <w:rFonts w:ascii="Consolas" w:eastAsia="Times New Roman" w:hAnsi="Consolas" w:cs="Times New Roman"/>
          <w:color w:val="D4D4D4"/>
          <w:kern w:val="0"/>
          <w:sz w:val="21"/>
          <w:szCs w:val="21"/>
          <w:lang w:val="en-US"/>
          <w14:ligatures w14:val="none"/>
        </w:rPr>
        <w:t>),</w:t>
      </w:r>
    </w:p>
    <w:p w14:paraId="308C2CA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C9A225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workshop_id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1024405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59C62B0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workshop_id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Workshop(</w:t>
      </w:r>
      <w:proofErr w:type="spellStart"/>
      <w:r w:rsidRPr="00622A9C">
        <w:rPr>
          <w:rFonts w:ascii="Consolas" w:eastAsia="Times New Roman" w:hAnsi="Consolas" w:cs="Times New Roman"/>
          <w:color w:val="D4D4D4"/>
          <w:kern w:val="0"/>
          <w:sz w:val="21"/>
          <w:szCs w:val="21"/>
          <w:lang w:val="en-US"/>
          <w14:ligatures w14:val="none"/>
        </w:rPr>
        <w:t>workshopid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7C642628" w14:textId="5C04E0FD" w:rsidR="00622A9C" w:rsidRPr="00070F5A" w:rsidRDefault="00622A9C" w:rsidP="000A1C50">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t>);</w:t>
      </w:r>
      <w:r w:rsidRPr="00070F5A">
        <w:rPr>
          <w:rFonts w:ascii="Consolas" w:eastAsia="Times New Roman" w:hAnsi="Consolas" w:cs="Times New Roman"/>
          <w:color w:val="D4D4D4"/>
          <w:kern w:val="0"/>
          <w:sz w:val="21"/>
          <w:szCs w:val="21"/>
          <w:lang w:val="en-US"/>
          <w14:ligatures w14:val="none"/>
        </w:rPr>
        <w:br/>
      </w:r>
      <w:r w:rsidRPr="00070F5A">
        <w:rPr>
          <w:rFonts w:ascii="Consolas" w:eastAsia="Times New Roman" w:hAnsi="Consolas" w:cs="Times New Roman"/>
          <w:color w:val="569CD6"/>
          <w:kern w:val="0"/>
          <w:sz w:val="21"/>
          <w:szCs w:val="21"/>
          <w:lang w:val="en-US"/>
          <w14:ligatures w14:val="none"/>
        </w:rPr>
        <w:t>CREATE</w:t>
      </w:r>
      <w:r w:rsidRPr="00070F5A">
        <w:rPr>
          <w:rFonts w:ascii="Consolas" w:eastAsia="Times New Roman" w:hAnsi="Consolas" w:cs="Times New Roman"/>
          <w:color w:val="D4D4D4"/>
          <w:kern w:val="0"/>
          <w:sz w:val="21"/>
          <w:szCs w:val="21"/>
          <w:lang w:val="en-US"/>
          <w14:ligatures w14:val="none"/>
        </w:rPr>
        <w:t xml:space="preserve"> </w:t>
      </w:r>
      <w:r w:rsidRPr="00070F5A">
        <w:rPr>
          <w:rFonts w:ascii="Consolas" w:eastAsia="Times New Roman" w:hAnsi="Consolas" w:cs="Times New Roman"/>
          <w:color w:val="569CD6"/>
          <w:kern w:val="0"/>
          <w:sz w:val="21"/>
          <w:szCs w:val="21"/>
          <w:lang w:val="en-US"/>
          <w14:ligatures w14:val="none"/>
        </w:rPr>
        <w:t>TABLE</w:t>
      </w:r>
      <w:r w:rsidRPr="00070F5A">
        <w:rPr>
          <w:rFonts w:ascii="Consolas" w:eastAsia="Times New Roman" w:hAnsi="Consolas" w:cs="Times New Roman"/>
          <w:color w:val="D4D4D4"/>
          <w:kern w:val="0"/>
          <w:sz w:val="21"/>
          <w:szCs w:val="21"/>
          <w:lang w:val="en-US"/>
          <w14:ligatures w14:val="none"/>
        </w:rPr>
        <w:t xml:space="preserve"> </w:t>
      </w:r>
      <w:r w:rsidRPr="00070F5A">
        <w:rPr>
          <w:rFonts w:ascii="Consolas" w:eastAsia="Times New Roman" w:hAnsi="Consolas" w:cs="Times New Roman"/>
          <w:color w:val="DCDCAA"/>
          <w:kern w:val="0"/>
          <w:sz w:val="21"/>
          <w:szCs w:val="21"/>
          <w:lang w:val="en-US"/>
          <w14:ligatures w14:val="none"/>
        </w:rPr>
        <w:t>Favors</w:t>
      </w:r>
      <w:r w:rsidRPr="00070F5A">
        <w:rPr>
          <w:rFonts w:ascii="Consolas" w:eastAsia="Times New Roman" w:hAnsi="Consolas" w:cs="Times New Roman"/>
          <w:color w:val="D4D4D4"/>
          <w:kern w:val="0"/>
          <w:sz w:val="21"/>
          <w:szCs w:val="21"/>
          <w:lang w:val="en-US"/>
          <w14:ligatures w14:val="none"/>
        </w:rPr>
        <w:t xml:space="preserve"> (</w:t>
      </w:r>
    </w:p>
    <w:p w14:paraId="2918C10C" w14:textId="77777777" w:rsidR="00622A9C" w:rsidRPr="00070F5A"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lastRenderedPageBreak/>
        <w:t xml:space="preserve">    </w:t>
      </w:r>
      <w:proofErr w:type="spellStart"/>
      <w:r w:rsidRPr="00070F5A">
        <w:rPr>
          <w:rFonts w:ascii="Consolas" w:eastAsia="Times New Roman" w:hAnsi="Consolas" w:cs="Times New Roman"/>
          <w:color w:val="D4D4D4"/>
          <w:kern w:val="0"/>
          <w:sz w:val="21"/>
          <w:szCs w:val="21"/>
          <w:lang w:val="en-US"/>
          <w14:ligatures w14:val="none"/>
        </w:rPr>
        <w:t>discipline_id</w:t>
      </w:r>
      <w:proofErr w:type="spellEnd"/>
      <w:r w:rsidRPr="00070F5A">
        <w:rPr>
          <w:rFonts w:ascii="Consolas" w:eastAsia="Times New Roman" w:hAnsi="Consolas" w:cs="Times New Roman"/>
          <w:color w:val="D4D4D4"/>
          <w:kern w:val="0"/>
          <w:sz w:val="21"/>
          <w:szCs w:val="21"/>
          <w:lang w:val="en-US"/>
          <w14:ligatures w14:val="none"/>
        </w:rPr>
        <w:t xml:space="preserve"> </w:t>
      </w:r>
      <w:r w:rsidRPr="00070F5A">
        <w:rPr>
          <w:rFonts w:ascii="Consolas" w:eastAsia="Times New Roman" w:hAnsi="Consolas" w:cs="Times New Roman"/>
          <w:color w:val="569CD6"/>
          <w:kern w:val="0"/>
          <w:sz w:val="21"/>
          <w:szCs w:val="21"/>
          <w:lang w:val="en-US"/>
          <w14:ligatures w14:val="none"/>
        </w:rPr>
        <w:t>INT</w:t>
      </w:r>
      <w:r w:rsidRPr="00070F5A">
        <w:rPr>
          <w:rFonts w:ascii="Consolas" w:eastAsia="Times New Roman" w:hAnsi="Consolas" w:cs="Times New Roman"/>
          <w:color w:val="D4D4D4"/>
          <w:kern w:val="0"/>
          <w:sz w:val="21"/>
          <w:szCs w:val="21"/>
          <w:lang w:val="en-US"/>
          <w14:ligatures w14:val="none"/>
        </w:rPr>
        <w:t>,</w:t>
      </w:r>
    </w:p>
    <w:p w14:paraId="35B2AE38"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22D2716A"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w:t>
      </w:r>
    </w:p>
    <w:p w14:paraId="7E55A58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Discipline(</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36BC2AD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CommunityMember</w:t>
      </w:r>
      <w:proofErr w:type="spellEnd"/>
      <w:r w:rsidRPr="00622A9C">
        <w:rPr>
          <w:rFonts w:ascii="Consolas" w:eastAsia="Times New Roman" w:hAnsi="Consolas" w:cs="Times New Roman"/>
          <w:color w:val="D4D4D4"/>
          <w:kern w:val="0"/>
          <w:sz w:val="21"/>
          <w:szCs w:val="21"/>
          <w:lang w:val="en-US"/>
          <w14:ligatures w14:val="none"/>
        </w:rPr>
        <w:t>(</w:t>
      </w:r>
      <w:proofErr w:type="spellStart"/>
      <w:r w:rsidRPr="00622A9C">
        <w:rPr>
          <w:rFonts w:ascii="Consolas" w:eastAsia="Times New Roman" w:hAnsi="Consolas" w:cs="Times New Roman"/>
          <w:color w:val="D4D4D4"/>
          <w:kern w:val="0"/>
          <w:sz w:val="21"/>
          <w:szCs w:val="21"/>
          <w:lang w:val="en-US"/>
          <w14:ligatures w14:val="none"/>
        </w:rPr>
        <w:t>user_id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4B04F16A" w14:textId="673DAC86"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17AE5D2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features</w:t>
      </w:r>
      <w:r w:rsidRPr="00622A9C">
        <w:rPr>
          <w:rFonts w:ascii="Consolas" w:eastAsia="Times New Roman" w:hAnsi="Consolas" w:cs="Times New Roman"/>
          <w:color w:val="D4D4D4"/>
          <w:kern w:val="0"/>
          <w:sz w:val="21"/>
          <w:szCs w:val="21"/>
          <w:lang w:val="en-US"/>
          <w14:ligatures w14:val="none"/>
        </w:rPr>
        <w:t xml:space="preserve"> (</w:t>
      </w:r>
    </w:p>
    <w:p w14:paraId="17378ADD"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SMALLINT</w:t>
      </w:r>
      <w:r w:rsidRPr="00622A9C">
        <w:rPr>
          <w:rFonts w:ascii="Consolas" w:eastAsia="Times New Roman" w:hAnsi="Consolas" w:cs="Times New Roman"/>
          <w:color w:val="D4D4D4"/>
          <w:kern w:val="0"/>
          <w:sz w:val="21"/>
          <w:szCs w:val="21"/>
          <w:lang w:val="en-US"/>
          <w14:ligatures w14:val="none"/>
        </w:rPr>
        <w:t>,</w:t>
      </w:r>
    </w:p>
    <w:p w14:paraId="48D70BE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7CEFE7D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arrival_date</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DATE</w:t>
      </w:r>
      <w:r w:rsidRPr="00622A9C">
        <w:rPr>
          <w:rFonts w:ascii="Consolas" w:eastAsia="Times New Roman" w:hAnsi="Consolas" w:cs="Times New Roman"/>
          <w:color w:val="D4D4D4"/>
          <w:kern w:val="0"/>
          <w:sz w:val="21"/>
          <w:szCs w:val="21"/>
          <w:lang w:val="en-US"/>
          <w14:ligatures w14:val="none"/>
        </w:rPr>
        <w:t>,</w:t>
      </w:r>
    </w:p>
    <w:p w14:paraId="1A9F18C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w:t>
      </w:r>
    </w:p>
    <w:p w14:paraId="648637C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Exhibition(</w:t>
      </w:r>
      <w:proofErr w:type="spellStart"/>
      <w:r w:rsidRPr="00622A9C">
        <w:rPr>
          <w:rFonts w:ascii="Consolas" w:eastAsia="Times New Roman" w:hAnsi="Consolas" w:cs="Times New Roman"/>
          <w:color w:val="D4D4D4"/>
          <w:kern w:val="0"/>
          <w:sz w:val="21"/>
          <w:szCs w:val="21"/>
          <w:lang w:val="en-US"/>
          <w14:ligatures w14:val="none"/>
        </w:rPr>
        <w:t>exhibition_id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0C168A9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Artwork(</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4A94483A" w14:textId="227704ED"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35A3B203"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practices</w:t>
      </w:r>
      <w:r w:rsidRPr="00622A9C">
        <w:rPr>
          <w:rFonts w:ascii="Consolas" w:eastAsia="Times New Roman" w:hAnsi="Consolas" w:cs="Times New Roman"/>
          <w:color w:val="D4D4D4"/>
          <w:kern w:val="0"/>
          <w:sz w:val="21"/>
          <w:szCs w:val="21"/>
          <w:lang w:val="en-US"/>
          <w14:ligatures w14:val="none"/>
        </w:rPr>
        <w:t xml:space="preserve"> (</w:t>
      </w:r>
    </w:p>
    <w:p w14:paraId="63F0E7D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2BFC142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009CFFB9"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w:t>
      </w:r>
    </w:p>
    <w:p w14:paraId="220B057F"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Artist(</w:t>
      </w:r>
      <w:proofErr w:type="spellStart"/>
      <w:r w:rsidRPr="00622A9C">
        <w:rPr>
          <w:rFonts w:ascii="Consolas" w:eastAsia="Times New Roman" w:hAnsi="Consolas" w:cs="Times New Roman"/>
          <w:color w:val="D4D4D4"/>
          <w:kern w:val="0"/>
          <w:sz w:val="21"/>
          <w:szCs w:val="21"/>
          <w:lang w:val="en-US"/>
          <w14:ligatures w14:val="none"/>
        </w:rPr>
        <w:t>artist_id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1BDE8FD7"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Discipline(</w:t>
      </w:r>
      <w:proofErr w:type="spellStart"/>
      <w:r w:rsidRPr="00622A9C">
        <w:rPr>
          <w:rFonts w:ascii="Consolas" w:eastAsia="Times New Roman" w:hAnsi="Consolas" w:cs="Times New Roman"/>
          <w:color w:val="D4D4D4"/>
          <w:kern w:val="0"/>
          <w:sz w:val="21"/>
          <w:szCs w:val="21"/>
          <w:lang w:val="en-US"/>
          <w14:ligatures w14:val="none"/>
        </w:rPr>
        <w:t>discipline_id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0710E298" w14:textId="0AA6A9AD"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w:t>
      </w:r>
    </w:p>
    <w:p w14:paraId="2DD19991"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569CD6"/>
          <w:kern w:val="0"/>
          <w:sz w:val="21"/>
          <w:szCs w:val="21"/>
          <w:lang w:val="en-US"/>
          <w14:ligatures w14:val="none"/>
        </w:rPr>
        <w:t>CREATE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TABLE</w:t>
      </w: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DCDCAA"/>
          <w:kern w:val="0"/>
          <w:sz w:val="21"/>
          <w:szCs w:val="21"/>
          <w:lang w:val="en-US"/>
          <w14:ligatures w14:val="none"/>
        </w:rPr>
        <w:t>tagged</w:t>
      </w:r>
      <w:r w:rsidRPr="00622A9C">
        <w:rPr>
          <w:rFonts w:ascii="Consolas" w:eastAsia="Times New Roman" w:hAnsi="Consolas" w:cs="Times New Roman"/>
          <w:color w:val="D4D4D4"/>
          <w:kern w:val="0"/>
          <w:sz w:val="21"/>
          <w:szCs w:val="21"/>
          <w:lang w:val="en-US"/>
          <w14:ligatures w14:val="none"/>
        </w:rPr>
        <w:t xml:space="preserve"> (</w:t>
      </w:r>
    </w:p>
    <w:p w14:paraId="5CFD19EE"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74D89986"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INT</w:t>
      </w:r>
      <w:r w:rsidRPr="00622A9C">
        <w:rPr>
          <w:rFonts w:ascii="Consolas" w:eastAsia="Times New Roman" w:hAnsi="Consolas" w:cs="Times New Roman"/>
          <w:color w:val="D4D4D4"/>
          <w:kern w:val="0"/>
          <w:sz w:val="21"/>
          <w:szCs w:val="21"/>
          <w:lang w:val="en-US"/>
          <w14:ligatures w14:val="none"/>
        </w:rPr>
        <w:t>,</w:t>
      </w:r>
    </w:p>
    <w:p w14:paraId="34869042"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PRIMARY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w:t>
      </w:r>
    </w:p>
    <w:p w14:paraId="29590114"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Artwork(</w:t>
      </w:r>
      <w:proofErr w:type="spellStart"/>
      <w:r w:rsidRPr="00622A9C">
        <w:rPr>
          <w:rFonts w:ascii="Consolas" w:eastAsia="Times New Roman" w:hAnsi="Consolas" w:cs="Times New Roman"/>
          <w:color w:val="D4D4D4"/>
          <w:kern w:val="0"/>
          <w:sz w:val="21"/>
          <w:szCs w:val="21"/>
          <w:lang w:val="en-US"/>
          <w14:ligatures w14:val="none"/>
        </w:rPr>
        <w:t>artwork_id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r w:rsidRPr="00622A9C">
        <w:rPr>
          <w:rFonts w:ascii="Consolas" w:eastAsia="Times New Roman" w:hAnsi="Consolas" w:cs="Times New Roman"/>
          <w:color w:val="D4D4D4"/>
          <w:kern w:val="0"/>
          <w:sz w:val="21"/>
          <w:szCs w:val="21"/>
          <w:lang w:val="en-US"/>
          <w14:ligatures w14:val="none"/>
        </w:rPr>
        <w:t>,</w:t>
      </w:r>
    </w:p>
    <w:p w14:paraId="568B3295" w14:textId="77777777" w:rsidR="00622A9C" w:rsidRPr="00622A9C"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FOREIGN KEY</w:t>
      </w:r>
      <w:r w:rsidRPr="00622A9C">
        <w:rPr>
          <w:rFonts w:ascii="Consolas" w:eastAsia="Times New Roman" w:hAnsi="Consolas" w:cs="Times New Roman"/>
          <w:color w:val="D4D4D4"/>
          <w:kern w:val="0"/>
          <w:sz w:val="21"/>
          <w:szCs w:val="21"/>
          <w:lang w:val="en-US"/>
          <w14:ligatures w14:val="none"/>
        </w:rPr>
        <w:t xml:space="preserve"> (</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REFERENCES</w:t>
      </w:r>
      <w:r w:rsidRPr="00622A9C">
        <w:rPr>
          <w:rFonts w:ascii="Consolas" w:eastAsia="Times New Roman" w:hAnsi="Consolas" w:cs="Times New Roman"/>
          <w:color w:val="D4D4D4"/>
          <w:kern w:val="0"/>
          <w:sz w:val="21"/>
          <w:szCs w:val="21"/>
          <w:lang w:val="en-US"/>
          <w14:ligatures w14:val="none"/>
        </w:rPr>
        <w:t xml:space="preserve"> Tag(</w:t>
      </w:r>
      <w:proofErr w:type="spellStart"/>
      <w:r w:rsidRPr="00622A9C">
        <w:rPr>
          <w:rFonts w:ascii="Consolas" w:eastAsia="Times New Roman" w:hAnsi="Consolas" w:cs="Times New Roman"/>
          <w:color w:val="D4D4D4"/>
          <w:kern w:val="0"/>
          <w:sz w:val="21"/>
          <w:szCs w:val="21"/>
          <w:lang w:val="en-US"/>
          <w14:ligatures w14:val="none"/>
        </w:rPr>
        <w:t>tag_id</w:t>
      </w:r>
      <w:proofErr w:type="spellEnd"/>
      <w:r w:rsidRPr="00622A9C">
        <w:rPr>
          <w:rFonts w:ascii="Consolas" w:eastAsia="Times New Roman" w:hAnsi="Consolas" w:cs="Times New Roman"/>
          <w:color w:val="D4D4D4"/>
          <w:kern w:val="0"/>
          <w:sz w:val="21"/>
          <w:szCs w:val="21"/>
          <w:lang w:val="en-US"/>
          <w14:ligatures w14:val="none"/>
        </w:rPr>
        <w:t xml:space="preserve">) </w:t>
      </w:r>
      <w:r w:rsidRPr="00622A9C">
        <w:rPr>
          <w:rFonts w:ascii="Consolas" w:eastAsia="Times New Roman" w:hAnsi="Consolas" w:cs="Times New Roman"/>
          <w:color w:val="569CD6"/>
          <w:kern w:val="0"/>
          <w:sz w:val="21"/>
          <w:szCs w:val="21"/>
          <w:lang w:val="en-US"/>
          <w14:ligatures w14:val="none"/>
        </w:rPr>
        <w:t>ON DELETE CASCADE</w:t>
      </w:r>
    </w:p>
    <w:p w14:paraId="3520618F" w14:textId="77777777" w:rsidR="00622A9C" w:rsidRPr="00070F5A" w:rsidRDefault="00622A9C" w:rsidP="00622A9C">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70F5A">
        <w:rPr>
          <w:rFonts w:ascii="Consolas" w:eastAsia="Times New Roman" w:hAnsi="Consolas" w:cs="Times New Roman"/>
          <w:color w:val="D4D4D4"/>
          <w:kern w:val="0"/>
          <w:sz w:val="21"/>
          <w:szCs w:val="21"/>
          <w:lang w:val="en-US"/>
          <w14:ligatures w14:val="none"/>
        </w:rPr>
        <w:t>);</w:t>
      </w:r>
    </w:p>
    <w:p w14:paraId="07C65246" w14:textId="77777777" w:rsidR="00637C56" w:rsidRDefault="00637C56" w:rsidP="00C54040">
      <w:pPr>
        <w:rPr>
          <w:lang w:val="en-US"/>
        </w:rPr>
      </w:pPr>
    </w:p>
    <w:p w14:paraId="5AB186FC" w14:textId="77777777" w:rsidR="008331AF" w:rsidRDefault="008331AF">
      <w:pPr>
        <w:rPr>
          <w:lang w:val="en-US"/>
        </w:rPr>
      </w:pPr>
      <w:r>
        <w:rPr>
          <w:lang w:val="en-US"/>
        </w:rPr>
        <w:br w:type="page"/>
      </w:r>
    </w:p>
    <w:p w14:paraId="31FF094D" w14:textId="77777777" w:rsidR="006A6032" w:rsidRDefault="006A6032" w:rsidP="006A6032">
      <w:pPr>
        <w:pStyle w:val="Titre2"/>
        <w:rPr>
          <w:lang w:val="en-US"/>
        </w:rPr>
      </w:pPr>
      <w:r w:rsidRPr="006A6032">
        <w:rPr>
          <w:lang w:val="en-US"/>
        </w:rPr>
        <w:lastRenderedPageBreak/>
        <w:t xml:space="preserve">Step </w:t>
      </w:r>
      <w:proofErr w:type="gramStart"/>
      <w:r w:rsidRPr="006A6032">
        <w:rPr>
          <w:lang w:val="en-US"/>
        </w:rPr>
        <w:t>3 :</w:t>
      </w:r>
      <w:proofErr w:type="gramEnd"/>
      <w:r w:rsidRPr="006A6032">
        <w:rPr>
          <w:lang w:val="en-US"/>
        </w:rPr>
        <w:t xml:space="preserve"> Database Implementation and Advanced Features</w:t>
      </w:r>
    </w:p>
    <w:p w14:paraId="36BADBF1" w14:textId="77777777" w:rsidR="00D336F8" w:rsidRDefault="00406FD2" w:rsidP="00D336F8">
      <w:pPr>
        <w:pStyle w:val="Titre3"/>
        <w:rPr>
          <w:lang w:val="en-US"/>
        </w:rPr>
      </w:pPr>
      <w:r w:rsidRPr="00406FD2">
        <w:rPr>
          <w:lang w:val="en-US"/>
        </w:rPr>
        <w:t xml:space="preserve">1. Create and populate the database </w:t>
      </w:r>
    </w:p>
    <w:p w14:paraId="0CC0FDD7" w14:textId="0EE69F2E" w:rsidR="00406FD2" w:rsidRPr="00D336F8" w:rsidRDefault="00406FD2" w:rsidP="00D336F8">
      <w:pPr>
        <w:pStyle w:val="Paragraphedeliste"/>
        <w:numPr>
          <w:ilvl w:val="0"/>
          <w:numId w:val="13"/>
        </w:numPr>
        <w:rPr>
          <w:lang w:val="en-US"/>
        </w:rPr>
      </w:pPr>
      <w:r w:rsidRPr="00D336F8">
        <w:rPr>
          <w:lang w:val="en-US"/>
        </w:rPr>
        <w:t xml:space="preserve">Execute your SQL script to create the </w:t>
      </w:r>
      <w:proofErr w:type="spellStart"/>
      <w:r w:rsidRPr="00D336F8">
        <w:rPr>
          <w:lang w:val="en-US"/>
        </w:rPr>
        <w:t>ArtConnect</w:t>
      </w:r>
      <w:proofErr w:type="spellEnd"/>
      <w:r w:rsidRPr="00D336F8">
        <w:rPr>
          <w:lang w:val="en-US"/>
        </w:rPr>
        <w:t xml:space="preserve"> database. </w:t>
      </w:r>
    </w:p>
    <w:p w14:paraId="0DDEB91C" w14:textId="77777777" w:rsidR="00D336F8" w:rsidRPr="00D336F8" w:rsidRDefault="00406FD2" w:rsidP="00D336F8">
      <w:pPr>
        <w:pStyle w:val="Paragraphedeliste"/>
        <w:numPr>
          <w:ilvl w:val="0"/>
          <w:numId w:val="13"/>
        </w:numPr>
        <w:rPr>
          <w:lang w:val="en-US"/>
        </w:rPr>
      </w:pPr>
      <w:r w:rsidRPr="00D336F8">
        <w:rPr>
          <w:lang w:val="en-US"/>
        </w:rPr>
        <w:t xml:space="preserve">Create a sample data insertion script (artists, works, events, members…) to demonstrate interesting cases (multiple artists, multiple events, cross participations, etc.). </w:t>
      </w:r>
    </w:p>
    <w:p w14:paraId="524925F2" w14:textId="77777777" w:rsidR="00D336F8" w:rsidRDefault="00D336F8" w:rsidP="00406FD2">
      <w:pPr>
        <w:rPr>
          <w:lang w:val="en-US"/>
        </w:rPr>
      </w:pPr>
      <w:r w:rsidRPr="00D336F8">
        <w:rPr>
          <w:lang w:val="en-US"/>
        </w:rPr>
        <w:sym w:font="Wingdings" w:char="F0E0"/>
      </w:r>
      <w:r w:rsidR="00406FD2" w:rsidRPr="00406FD2">
        <w:rPr>
          <w:lang w:val="en-US"/>
        </w:rPr>
        <w:t>You may use an LLM (ChatGPT, Claude, etc.) to generate sample data, provided you keep the prompt and verify the produced script.</w:t>
      </w:r>
    </w:p>
    <w:p w14:paraId="47DA36F2" w14:textId="77777777" w:rsidR="00D336F8" w:rsidRDefault="00D336F8" w:rsidP="00406FD2">
      <w:pPr>
        <w:rPr>
          <w:lang w:val="en-US"/>
        </w:rPr>
      </w:pPr>
      <w:r w:rsidRPr="00A40A29">
        <w:rPr>
          <w:u w:val="single"/>
          <w:lang w:val="en-US"/>
        </w:rPr>
        <w:t>Prompt used to generate data:</w:t>
      </w:r>
      <w:r w:rsidRPr="00A40A29">
        <w:rPr>
          <w:lang w:val="en-US"/>
        </w:rPr>
        <w:t xml:space="preserve"> "Act as a database administrator. Generate a comprehensive SQL INSERT script for an art community database named '</w:t>
      </w:r>
      <w:proofErr w:type="spellStart"/>
      <w:r w:rsidRPr="00A40A29">
        <w:rPr>
          <w:lang w:val="en-US"/>
        </w:rPr>
        <w:t>artconnect_db</w:t>
      </w:r>
      <w:proofErr w:type="spellEnd"/>
      <w:r w:rsidRPr="00A40A29">
        <w:rPr>
          <w:lang w:val="en-US"/>
        </w:rPr>
        <w:t xml:space="preserve">'. The schema includes tables for Gallery, Artist, Discipline, </w:t>
      </w:r>
      <w:proofErr w:type="spellStart"/>
      <w:r w:rsidRPr="00A40A29">
        <w:rPr>
          <w:lang w:val="en-US"/>
        </w:rPr>
        <w:t>CommunityMember</w:t>
      </w:r>
      <w:proofErr w:type="spellEnd"/>
      <w:r w:rsidRPr="00A40A29">
        <w:rPr>
          <w:lang w:val="en-US"/>
        </w:rPr>
        <w:t>, Tag, Exhibition, Workshop, Artwork, Review, Booking, Favors, features, practices, and tagged. I need a large, realistic dataset (at least 10-15 rows for main tables and 20+ for junction tables) to demonstrate complex cross-participations. For example: multiple artists exhibiting in multiple galleries, members booking multiple workshops and reviewing multiple artworks, and artworks having multiple tags. Ensure all foreign keys strictly match the generated primary keys and execute in the correct relational order (parents before children)."</w:t>
      </w:r>
    </w:p>
    <w:p w14:paraId="3E669742" w14:textId="77777777" w:rsidR="007A1FFE" w:rsidRPr="00A40A29" w:rsidRDefault="007A1FFE" w:rsidP="00406FD2">
      <w:pPr>
        <w:rPr>
          <w:lang w:val="en-US"/>
        </w:rPr>
      </w:pPr>
    </w:p>
    <w:p w14:paraId="45917FCD" w14:textId="77777777" w:rsidR="007D3A06" w:rsidRPr="007D3A06" w:rsidRDefault="007D3A06" w:rsidP="00E97003">
      <w:pPr>
        <w:pStyle w:val="Titre3"/>
        <w:rPr>
          <w:lang w:val="en-US"/>
        </w:rPr>
      </w:pPr>
      <w:r w:rsidRPr="007D3A06">
        <w:rPr>
          <w:lang w:val="en-US"/>
        </w:rPr>
        <w:t xml:space="preserve">2. Views, indexes, and access rights </w:t>
      </w:r>
    </w:p>
    <w:p w14:paraId="3C4DD319" w14:textId="3EA17293" w:rsidR="007D3A06" w:rsidRPr="00E97003" w:rsidRDefault="007D3A06" w:rsidP="00E97003">
      <w:pPr>
        <w:pStyle w:val="Paragraphedeliste"/>
        <w:numPr>
          <w:ilvl w:val="0"/>
          <w:numId w:val="14"/>
        </w:numPr>
        <w:rPr>
          <w:lang w:val="en-US"/>
        </w:rPr>
      </w:pPr>
      <w:r w:rsidRPr="00E97003">
        <w:rPr>
          <w:lang w:val="en-US"/>
        </w:rPr>
        <w:t xml:space="preserve">Create views of your choice. Each view must have a clear objective: </w:t>
      </w:r>
      <w:r w:rsidR="00E97003" w:rsidRPr="00E97003">
        <w:rPr>
          <w:lang w:val="en-US"/>
        </w:rPr>
        <w:t xml:space="preserve">security, query </w:t>
      </w:r>
      <w:r w:rsidRPr="00E97003">
        <w:rPr>
          <w:lang w:val="en-US"/>
        </w:rPr>
        <w:t xml:space="preserve">simplification, hiding certain attributes, etc. </w:t>
      </w:r>
    </w:p>
    <w:p w14:paraId="2ACAD04F" w14:textId="77777777" w:rsidR="00E97003" w:rsidRDefault="007D3A06" w:rsidP="00E97003">
      <w:pPr>
        <w:pStyle w:val="Paragraphedeliste"/>
        <w:numPr>
          <w:ilvl w:val="0"/>
          <w:numId w:val="14"/>
        </w:numPr>
        <w:rPr>
          <w:lang w:val="en-US"/>
        </w:rPr>
      </w:pPr>
      <w:r w:rsidRPr="00E97003">
        <w:rPr>
          <w:lang w:val="en-US"/>
        </w:rPr>
        <w:t>Create indexes to optimize queries. Explain your choice of indexes.</w:t>
      </w:r>
    </w:p>
    <w:p w14:paraId="5FA0B8AD" w14:textId="00ED5341" w:rsidR="002F0E17" w:rsidRDefault="00DB59BF" w:rsidP="002F0E17">
      <w:pPr>
        <w:rPr>
          <w:u w:val="single"/>
          <w:lang w:val="en-US"/>
        </w:rPr>
      </w:pPr>
      <w:r w:rsidRPr="00DB59BF">
        <w:rPr>
          <w:u w:val="single"/>
          <w:lang w:val="en-US"/>
        </w:rPr>
        <w:t xml:space="preserve">Views: </w:t>
      </w:r>
    </w:p>
    <w:p w14:paraId="098DAAF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USE</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ArtGalleryDB</w:t>
      </w:r>
      <w:proofErr w:type="spellEnd"/>
      <w:r w:rsidRPr="009547E7">
        <w:rPr>
          <w:rFonts w:ascii="Consolas" w:eastAsia="Times New Roman" w:hAnsi="Consolas" w:cs="Times New Roman"/>
          <w:color w:val="D4D4D4"/>
          <w:kern w:val="0"/>
          <w:sz w:val="21"/>
          <w:szCs w:val="21"/>
          <w:lang w:val="en-US"/>
          <w14:ligatures w14:val="none"/>
        </w:rPr>
        <w:t>;</w:t>
      </w:r>
    </w:p>
    <w:p w14:paraId="1AE52997"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479477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-- 1. Public V-Card for Active Artists</w:t>
      </w:r>
    </w:p>
    <w:p w14:paraId="1BB88B1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view_artist_public_vcard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11BD7EF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2DBBF89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name</w:t>
      </w:r>
      <w:r w:rsidRPr="009547E7">
        <w:rPr>
          <w:rFonts w:ascii="Consolas" w:eastAsia="Times New Roman" w:hAnsi="Consolas" w:cs="Times New Roman"/>
          <w:color w:val="D4D4D4"/>
          <w:kern w:val="0"/>
          <w:sz w:val="21"/>
          <w:szCs w:val="21"/>
          <w:lang w:val="en-US"/>
          <w14:ligatures w14:val="none"/>
        </w:rPr>
        <w:t xml:space="preserve">, </w:t>
      </w:r>
    </w:p>
    <w:p w14:paraId="1F3C50D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city, </w:t>
      </w:r>
    </w:p>
    <w:p w14:paraId="67F5DA0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website, </w:t>
      </w:r>
    </w:p>
    <w:p w14:paraId="5DB98EB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social_media</w:t>
      </w:r>
      <w:proofErr w:type="spellEnd"/>
      <w:r w:rsidRPr="009547E7">
        <w:rPr>
          <w:rFonts w:ascii="Consolas" w:eastAsia="Times New Roman" w:hAnsi="Consolas" w:cs="Times New Roman"/>
          <w:color w:val="D4D4D4"/>
          <w:kern w:val="0"/>
          <w:sz w:val="21"/>
          <w:szCs w:val="21"/>
          <w:lang w:val="en-US"/>
          <w14:ligatures w14:val="none"/>
        </w:rPr>
        <w:t xml:space="preserve"> </w:t>
      </w:r>
    </w:p>
    <w:p w14:paraId="32A5C6D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Artist </w:t>
      </w:r>
    </w:p>
    <w:p w14:paraId="1CCA32A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WHERE</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isActive</w:t>
      </w:r>
      <w:proofErr w:type="spellEnd"/>
      <w:r w:rsidRPr="009547E7">
        <w:rPr>
          <w:rFonts w:ascii="Consolas" w:eastAsia="Times New Roman" w:hAnsi="Consolas" w:cs="Times New Roman"/>
          <w:color w:val="D4D4D4"/>
          <w:kern w:val="0"/>
          <w:sz w:val="21"/>
          <w:szCs w:val="21"/>
          <w:lang w:val="en-US"/>
          <w14:ligatures w14:val="none"/>
        </w:rPr>
        <w:t xml:space="preserve"> = </w:t>
      </w:r>
      <w:r w:rsidRPr="009547E7">
        <w:rPr>
          <w:rFonts w:ascii="Consolas" w:eastAsia="Times New Roman" w:hAnsi="Consolas" w:cs="Times New Roman"/>
          <w:color w:val="B5CEA8"/>
          <w:kern w:val="0"/>
          <w:sz w:val="21"/>
          <w:szCs w:val="21"/>
          <w:lang w:val="en-US"/>
          <w14:ligatures w14:val="none"/>
        </w:rPr>
        <w:t>1</w:t>
      </w:r>
      <w:r w:rsidRPr="009547E7">
        <w:rPr>
          <w:rFonts w:ascii="Consolas" w:eastAsia="Times New Roman" w:hAnsi="Consolas" w:cs="Times New Roman"/>
          <w:color w:val="D4D4D4"/>
          <w:kern w:val="0"/>
          <w:sz w:val="21"/>
          <w:szCs w:val="21"/>
          <w:lang w:val="en-US"/>
          <w14:ligatures w14:val="none"/>
        </w:rPr>
        <w:t>;</w:t>
      </w:r>
    </w:p>
    <w:p w14:paraId="1406C10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22833D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-- 2. Member Directory</w:t>
      </w:r>
    </w:p>
    <w:p w14:paraId="3B5A649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view_member_directory</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15D22E15"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569CD6"/>
          <w:kern w:val="0"/>
          <w:sz w:val="21"/>
          <w:szCs w:val="21"/>
          <w:lang w:val="en-US"/>
          <w14:ligatures w14:val="none"/>
        </w:rPr>
        <w:t>SELECT</w:t>
      </w:r>
      <w:r w:rsidRPr="00E00770">
        <w:rPr>
          <w:rFonts w:ascii="Consolas" w:eastAsia="Times New Roman" w:hAnsi="Consolas" w:cs="Times New Roman"/>
          <w:color w:val="D4D4D4"/>
          <w:kern w:val="0"/>
          <w:sz w:val="21"/>
          <w:szCs w:val="21"/>
          <w:lang w:val="en-US"/>
          <w14:ligatures w14:val="none"/>
        </w:rPr>
        <w:t xml:space="preserve"> </w:t>
      </w:r>
    </w:p>
    <w:p w14:paraId="3B3E8FB4"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 xml:space="preserve">    </w:t>
      </w:r>
      <w:r w:rsidRPr="00E00770">
        <w:rPr>
          <w:rFonts w:ascii="Consolas" w:eastAsia="Times New Roman" w:hAnsi="Consolas" w:cs="Times New Roman"/>
          <w:color w:val="569CD6"/>
          <w:kern w:val="0"/>
          <w:sz w:val="21"/>
          <w:szCs w:val="21"/>
          <w:lang w:val="en-US"/>
          <w14:ligatures w14:val="none"/>
        </w:rPr>
        <w:t>name</w:t>
      </w:r>
      <w:r w:rsidRPr="00E00770">
        <w:rPr>
          <w:rFonts w:ascii="Consolas" w:eastAsia="Times New Roman" w:hAnsi="Consolas" w:cs="Times New Roman"/>
          <w:color w:val="D4D4D4"/>
          <w:kern w:val="0"/>
          <w:sz w:val="21"/>
          <w:szCs w:val="21"/>
          <w:lang w:val="en-US"/>
          <w14:ligatures w14:val="none"/>
        </w:rPr>
        <w:t xml:space="preserve">, </w:t>
      </w:r>
    </w:p>
    <w:p w14:paraId="6A1BCF72"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 xml:space="preserve">    city, </w:t>
      </w:r>
    </w:p>
    <w:p w14:paraId="47F22733" w14:textId="77777777" w:rsidR="009547E7" w:rsidRPr="00E00770"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 xml:space="preserve">    </w:t>
      </w:r>
      <w:proofErr w:type="spellStart"/>
      <w:r w:rsidRPr="00E00770">
        <w:rPr>
          <w:rFonts w:ascii="Consolas" w:eastAsia="Times New Roman" w:hAnsi="Consolas" w:cs="Times New Roman"/>
          <w:color w:val="D4D4D4"/>
          <w:kern w:val="0"/>
          <w:sz w:val="21"/>
          <w:szCs w:val="21"/>
          <w:lang w:val="en-US"/>
          <w14:ligatures w14:val="none"/>
        </w:rPr>
        <w:t>birth_year</w:t>
      </w:r>
      <w:proofErr w:type="spellEnd"/>
      <w:r w:rsidRPr="00E00770">
        <w:rPr>
          <w:rFonts w:ascii="Consolas" w:eastAsia="Times New Roman" w:hAnsi="Consolas" w:cs="Times New Roman"/>
          <w:color w:val="D4D4D4"/>
          <w:kern w:val="0"/>
          <w:sz w:val="21"/>
          <w:szCs w:val="21"/>
          <w:lang w:val="en-US"/>
          <w14:ligatures w14:val="none"/>
        </w:rPr>
        <w:t xml:space="preserve"> </w:t>
      </w:r>
    </w:p>
    <w:p w14:paraId="2FD6A0C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lastRenderedPageBreak/>
        <w:t>FROM</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CommunityMember</w:t>
      </w:r>
      <w:proofErr w:type="spellEnd"/>
      <w:r w:rsidRPr="009547E7">
        <w:rPr>
          <w:rFonts w:ascii="Consolas" w:eastAsia="Times New Roman" w:hAnsi="Consolas" w:cs="Times New Roman"/>
          <w:color w:val="D4D4D4"/>
          <w:kern w:val="0"/>
          <w:sz w:val="21"/>
          <w:szCs w:val="21"/>
          <w:lang w:val="en-US"/>
          <w14:ligatures w14:val="none"/>
        </w:rPr>
        <w:t>;</w:t>
      </w:r>
    </w:p>
    <w:p w14:paraId="57E1BBB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9EA5C4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-- 3. Artwork Catalog with Artist Name</w:t>
      </w:r>
    </w:p>
    <w:p w14:paraId="7EE1F31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view_artwork_catalog_with_artist</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3D38A70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416BBAC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5CE9A0A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a.type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09C565F7"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a.price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74E55DC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a.status</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1E4BFCE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art.name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artist_name</w:t>
      </w:r>
      <w:proofErr w:type="spellEnd"/>
    </w:p>
    <w:p w14:paraId="643200C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Artwork a</w:t>
      </w:r>
    </w:p>
    <w:p w14:paraId="6D54005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JOIN</w:t>
      </w:r>
      <w:r w:rsidRPr="009547E7">
        <w:rPr>
          <w:rFonts w:ascii="Consolas" w:eastAsia="Times New Roman" w:hAnsi="Consolas" w:cs="Times New Roman"/>
          <w:color w:val="D4D4D4"/>
          <w:kern w:val="0"/>
          <w:sz w:val="21"/>
          <w:szCs w:val="21"/>
          <w:lang w:val="en-US"/>
          <w14:ligatures w14:val="none"/>
        </w:rPr>
        <w:t xml:space="preserve"> Artist art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w:t>
      </w:r>
    </w:p>
    <w:p w14:paraId="4A9D2E9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B10565B"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-- 4. Workshop Details with Instructor</w:t>
      </w:r>
    </w:p>
    <w:p w14:paraId="0CCDA73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view_workshop_details</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4893DD3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6B9B5037"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40612CC4"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w.date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6AFF2C7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w.price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5A5B076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w.level</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713829F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art.name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instructor_name</w:t>
      </w:r>
      <w:proofErr w:type="spellEnd"/>
    </w:p>
    <w:p w14:paraId="12AF25B4"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Workshop w</w:t>
      </w:r>
    </w:p>
    <w:p w14:paraId="644621C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JOIN</w:t>
      </w:r>
      <w:r w:rsidRPr="009547E7">
        <w:rPr>
          <w:rFonts w:ascii="Consolas" w:eastAsia="Times New Roman" w:hAnsi="Consolas" w:cs="Times New Roman"/>
          <w:color w:val="D4D4D4"/>
          <w:kern w:val="0"/>
          <w:sz w:val="21"/>
          <w:szCs w:val="21"/>
          <w:lang w:val="en-US"/>
          <w14:ligatures w14:val="none"/>
        </w:rPr>
        <w:t xml:space="preserve"> Artist art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w:t>
      </w:r>
    </w:p>
    <w:p w14:paraId="718A189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9DE687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-- 5. Workshop Availability (calculating remaining seats)</w:t>
      </w:r>
    </w:p>
    <w:p w14:paraId="445B8B8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view_workshop_availability</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0705A20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7E24A48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
    <w:p w14:paraId="5EC9AB2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79B81A2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w.max_participants</w:t>
      </w:r>
      <w:proofErr w:type="spellEnd"/>
      <w:r w:rsidRPr="009547E7">
        <w:rPr>
          <w:rFonts w:ascii="Consolas" w:eastAsia="Times New Roman" w:hAnsi="Consolas" w:cs="Times New Roman"/>
          <w:color w:val="D4D4D4"/>
          <w:kern w:val="0"/>
          <w:sz w:val="21"/>
          <w:szCs w:val="21"/>
          <w:lang w:val="en-US"/>
          <w14:ligatures w14:val="none"/>
        </w:rPr>
        <w:t xml:space="preserve">, </w:t>
      </w:r>
    </w:p>
    <w:p w14:paraId="26CF8D2E"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w:t>
      </w:r>
      <w:proofErr w:type="spellStart"/>
      <w:r w:rsidRPr="009547E7">
        <w:rPr>
          <w:rFonts w:ascii="Consolas" w:eastAsia="Times New Roman" w:hAnsi="Consolas" w:cs="Times New Roman"/>
          <w:color w:val="D4D4D4"/>
          <w:kern w:val="0"/>
          <w:sz w:val="21"/>
          <w:szCs w:val="21"/>
          <w:lang w:val="en-US"/>
          <w14:ligatures w14:val="none"/>
        </w:rPr>
        <w:t>w.max_participants</w:t>
      </w:r>
      <w:proofErr w:type="spellEnd"/>
      <w:r w:rsidRPr="009547E7">
        <w:rPr>
          <w:rFonts w:ascii="Consolas" w:eastAsia="Times New Roman" w:hAnsi="Consolas" w:cs="Times New Roman"/>
          <w:color w:val="D4D4D4"/>
          <w:kern w:val="0"/>
          <w:sz w:val="21"/>
          <w:szCs w:val="21"/>
          <w:lang w:val="en-US"/>
          <w14:ligatures w14:val="none"/>
        </w:rPr>
        <w:t xml:space="preserve"> - </w:t>
      </w:r>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spellStart"/>
      <w:proofErr w:type="gramStart"/>
      <w:r w:rsidRPr="009547E7">
        <w:rPr>
          <w:rFonts w:ascii="Consolas" w:eastAsia="Times New Roman" w:hAnsi="Consolas" w:cs="Times New Roman"/>
          <w:color w:val="D4D4D4"/>
          <w:kern w:val="0"/>
          <w:sz w:val="21"/>
          <w:szCs w:val="21"/>
          <w:lang w:val="en-US"/>
          <w14:ligatures w14:val="none"/>
        </w:rPr>
        <w:t>b.booking</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seats_remaining</w:t>
      </w:r>
      <w:proofErr w:type="spellEnd"/>
    </w:p>
    <w:p w14:paraId="0367D6E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Workshop w</w:t>
      </w:r>
    </w:p>
    <w:p w14:paraId="41AB664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LEFT JOIN</w:t>
      </w:r>
      <w:r w:rsidRPr="009547E7">
        <w:rPr>
          <w:rFonts w:ascii="Consolas" w:eastAsia="Times New Roman" w:hAnsi="Consolas" w:cs="Times New Roman"/>
          <w:color w:val="D4D4D4"/>
          <w:kern w:val="0"/>
          <w:sz w:val="21"/>
          <w:szCs w:val="21"/>
          <w:lang w:val="en-US"/>
          <w14:ligatures w14:val="none"/>
        </w:rPr>
        <w:t xml:space="preserve"> Booking b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b.workshop</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677FAB4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GROUP BY</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w.max_participants</w:t>
      </w:r>
      <w:proofErr w:type="spellEnd"/>
      <w:r w:rsidRPr="009547E7">
        <w:rPr>
          <w:rFonts w:ascii="Consolas" w:eastAsia="Times New Roman" w:hAnsi="Consolas" w:cs="Times New Roman"/>
          <w:color w:val="D4D4D4"/>
          <w:kern w:val="0"/>
          <w:sz w:val="21"/>
          <w:szCs w:val="21"/>
          <w:lang w:val="en-US"/>
          <w14:ligatures w14:val="none"/>
        </w:rPr>
        <w:t>;</w:t>
      </w:r>
    </w:p>
    <w:p w14:paraId="27D9A0F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30056E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-- 6. Top Rated Artworks (Average rating 4 or higher)</w:t>
      </w:r>
    </w:p>
    <w:p w14:paraId="1F13BB5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view_top_rated_artworks</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530681A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3BA97C8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
    <w:p w14:paraId="701A0C3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a.title</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p>
    <w:p w14:paraId="3254AD3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DCDCAA"/>
          <w:kern w:val="0"/>
          <w:sz w:val="21"/>
          <w:szCs w:val="21"/>
          <w:lang w:val="en-US"/>
          <w14:ligatures w14:val="none"/>
        </w:rPr>
        <w:t>AVG</w:t>
      </w:r>
      <w:r w:rsidRPr="009547E7">
        <w:rPr>
          <w:rFonts w:ascii="Consolas" w:eastAsia="Times New Roman" w:hAnsi="Consolas" w:cs="Times New Roman"/>
          <w:color w:val="D4D4D4"/>
          <w:kern w:val="0"/>
          <w:sz w:val="21"/>
          <w:szCs w:val="21"/>
          <w:lang w:val="en-US"/>
          <w14:ligatures w14:val="none"/>
        </w:rPr>
        <w:t>(</w:t>
      </w:r>
      <w:proofErr w:type="spellStart"/>
      <w:proofErr w:type="gramStart"/>
      <w:r w:rsidRPr="009547E7">
        <w:rPr>
          <w:rFonts w:ascii="Consolas" w:eastAsia="Times New Roman" w:hAnsi="Consolas" w:cs="Times New Roman"/>
          <w:color w:val="D4D4D4"/>
          <w:kern w:val="0"/>
          <w:sz w:val="21"/>
          <w:szCs w:val="21"/>
          <w:lang w:val="en-US"/>
          <w14:ligatures w14:val="none"/>
        </w:rPr>
        <w:t>r.rating</w:t>
      </w:r>
      <w:proofErr w:type="spellEnd"/>
      <w:proofErr w:type="gram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average_rating</w:t>
      </w:r>
      <w:proofErr w:type="spellEnd"/>
      <w:r w:rsidRPr="009547E7">
        <w:rPr>
          <w:rFonts w:ascii="Consolas" w:eastAsia="Times New Roman" w:hAnsi="Consolas" w:cs="Times New Roman"/>
          <w:color w:val="D4D4D4"/>
          <w:kern w:val="0"/>
          <w:sz w:val="21"/>
          <w:szCs w:val="21"/>
          <w:lang w:val="en-US"/>
          <w14:ligatures w14:val="none"/>
        </w:rPr>
        <w:t xml:space="preserve">, </w:t>
      </w:r>
    </w:p>
    <w:p w14:paraId="7587142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spellStart"/>
      <w:proofErr w:type="gramStart"/>
      <w:r w:rsidRPr="009547E7">
        <w:rPr>
          <w:rFonts w:ascii="Consolas" w:eastAsia="Times New Roman" w:hAnsi="Consolas" w:cs="Times New Roman"/>
          <w:color w:val="D4D4D4"/>
          <w:kern w:val="0"/>
          <w:sz w:val="21"/>
          <w:szCs w:val="21"/>
          <w:lang w:val="en-US"/>
          <w14:ligatures w14:val="none"/>
        </w:rPr>
        <w:t>r.review</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review_count</w:t>
      </w:r>
      <w:proofErr w:type="spellEnd"/>
    </w:p>
    <w:p w14:paraId="5A1C8324"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Artwork a</w:t>
      </w:r>
    </w:p>
    <w:p w14:paraId="12DFE2C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JOIN</w:t>
      </w:r>
      <w:r w:rsidRPr="009547E7">
        <w:rPr>
          <w:rFonts w:ascii="Consolas" w:eastAsia="Times New Roman" w:hAnsi="Consolas" w:cs="Times New Roman"/>
          <w:color w:val="D4D4D4"/>
          <w:kern w:val="0"/>
          <w:sz w:val="21"/>
          <w:szCs w:val="21"/>
          <w:lang w:val="en-US"/>
          <w14:ligatures w14:val="none"/>
        </w:rPr>
        <w:t xml:space="preserve"> Review r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r.artwork</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320CD3CD"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GROUP BY</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a.title</w:t>
      </w:r>
      <w:proofErr w:type="spellEnd"/>
      <w:proofErr w:type="gramEnd"/>
    </w:p>
    <w:p w14:paraId="3126269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HAVING</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average_rating</w:t>
      </w:r>
      <w:proofErr w:type="spellEnd"/>
      <w:r w:rsidRPr="009547E7">
        <w:rPr>
          <w:rFonts w:ascii="Consolas" w:eastAsia="Times New Roman" w:hAnsi="Consolas" w:cs="Times New Roman"/>
          <w:color w:val="D4D4D4"/>
          <w:kern w:val="0"/>
          <w:sz w:val="21"/>
          <w:szCs w:val="21"/>
          <w:lang w:val="en-US"/>
          <w14:ligatures w14:val="none"/>
        </w:rPr>
        <w:t xml:space="preserve"> &gt;= </w:t>
      </w:r>
      <w:r w:rsidRPr="009547E7">
        <w:rPr>
          <w:rFonts w:ascii="Consolas" w:eastAsia="Times New Roman" w:hAnsi="Consolas" w:cs="Times New Roman"/>
          <w:color w:val="B5CEA8"/>
          <w:kern w:val="0"/>
          <w:sz w:val="21"/>
          <w:szCs w:val="21"/>
          <w:lang w:val="en-US"/>
          <w14:ligatures w14:val="none"/>
        </w:rPr>
        <w:t>4</w:t>
      </w:r>
      <w:r w:rsidRPr="009547E7">
        <w:rPr>
          <w:rFonts w:ascii="Consolas" w:eastAsia="Times New Roman" w:hAnsi="Consolas" w:cs="Times New Roman"/>
          <w:color w:val="D4D4D4"/>
          <w:kern w:val="0"/>
          <w:sz w:val="21"/>
          <w:szCs w:val="21"/>
          <w:lang w:val="en-US"/>
          <w14:ligatures w14:val="none"/>
        </w:rPr>
        <w:t>;</w:t>
      </w:r>
    </w:p>
    <w:p w14:paraId="1FA2E41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714340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-- 7. Artist Productivity (Counting works and workshops)</w:t>
      </w:r>
    </w:p>
    <w:p w14:paraId="6D1C877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view_artist_productivity</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7A85F6C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lastRenderedPageBreak/>
        <w:t>SELECT</w:t>
      </w:r>
      <w:r w:rsidRPr="009547E7">
        <w:rPr>
          <w:rFonts w:ascii="Consolas" w:eastAsia="Times New Roman" w:hAnsi="Consolas" w:cs="Times New Roman"/>
          <w:color w:val="D4D4D4"/>
          <w:kern w:val="0"/>
          <w:sz w:val="21"/>
          <w:szCs w:val="21"/>
          <w:lang w:val="en-US"/>
          <w14:ligatures w14:val="none"/>
        </w:rPr>
        <w:t xml:space="preserve"> </w:t>
      </w:r>
    </w:p>
    <w:p w14:paraId="00586D8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art.name, </w:t>
      </w:r>
    </w:p>
    <w:p w14:paraId="5B6EDA63"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gramStart"/>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gramEnd"/>
      <w:r w:rsidRPr="009547E7">
        <w:rPr>
          <w:rFonts w:ascii="Consolas" w:eastAsia="Times New Roman" w:hAnsi="Consolas" w:cs="Times New Roman"/>
          <w:color w:val="569CD6"/>
          <w:kern w:val="0"/>
          <w:sz w:val="21"/>
          <w:szCs w:val="21"/>
          <w:lang w:val="en-US"/>
          <w14:ligatures w14:val="none"/>
        </w:rPr>
        <w:t>DISTINCT</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awk.artwork</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total_artworks</w:t>
      </w:r>
      <w:proofErr w:type="spellEnd"/>
      <w:r w:rsidRPr="009547E7">
        <w:rPr>
          <w:rFonts w:ascii="Consolas" w:eastAsia="Times New Roman" w:hAnsi="Consolas" w:cs="Times New Roman"/>
          <w:color w:val="D4D4D4"/>
          <w:kern w:val="0"/>
          <w:sz w:val="21"/>
          <w:szCs w:val="21"/>
          <w:lang w:val="en-US"/>
          <w14:ligatures w14:val="none"/>
        </w:rPr>
        <w:t xml:space="preserve">, </w:t>
      </w:r>
    </w:p>
    <w:p w14:paraId="46BCFBF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gramStart"/>
      <w:r w:rsidRPr="009547E7">
        <w:rPr>
          <w:rFonts w:ascii="Consolas" w:eastAsia="Times New Roman" w:hAnsi="Consolas" w:cs="Times New Roman"/>
          <w:color w:val="DCDCAA"/>
          <w:kern w:val="0"/>
          <w:sz w:val="21"/>
          <w:szCs w:val="21"/>
          <w:lang w:val="en-US"/>
          <w14:ligatures w14:val="none"/>
        </w:rPr>
        <w:t>COUNT</w:t>
      </w:r>
      <w:r w:rsidRPr="009547E7">
        <w:rPr>
          <w:rFonts w:ascii="Consolas" w:eastAsia="Times New Roman" w:hAnsi="Consolas" w:cs="Times New Roman"/>
          <w:color w:val="D4D4D4"/>
          <w:kern w:val="0"/>
          <w:sz w:val="21"/>
          <w:szCs w:val="21"/>
          <w:lang w:val="en-US"/>
          <w14:ligatures w14:val="none"/>
        </w:rPr>
        <w:t>(</w:t>
      </w:r>
      <w:proofErr w:type="gramEnd"/>
      <w:r w:rsidRPr="009547E7">
        <w:rPr>
          <w:rFonts w:ascii="Consolas" w:eastAsia="Times New Roman" w:hAnsi="Consolas" w:cs="Times New Roman"/>
          <w:color w:val="569CD6"/>
          <w:kern w:val="0"/>
          <w:sz w:val="21"/>
          <w:szCs w:val="21"/>
          <w:lang w:val="en-US"/>
          <w14:ligatures w14:val="none"/>
        </w:rPr>
        <w:t>DISTINCT</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w.workshop</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total_workshops</w:t>
      </w:r>
      <w:proofErr w:type="spellEnd"/>
    </w:p>
    <w:p w14:paraId="5B1AAEC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Artist art</w:t>
      </w:r>
    </w:p>
    <w:p w14:paraId="29AF30A1"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LEFT JOIN</w:t>
      </w:r>
      <w:r w:rsidRPr="009547E7">
        <w:rPr>
          <w:rFonts w:ascii="Consolas" w:eastAsia="Times New Roman" w:hAnsi="Consolas" w:cs="Times New Roman"/>
          <w:color w:val="D4D4D4"/>
          <w:kern w:val="0"/>
          <w:sz w:val="21"/>
          <w:szCs w:val="21"/>
          <w:lang w:val="en-US"/>
          <w14:ligatures w14:val="none"/>
        </w:rPr>
        <w:t xml:space="preserve"> Artwork awk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awk.artist</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40E9566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LEFT JOIN</w:t>
      </w:r>
      <w:r w:rsidRPr="009547E7">
        <w:rPr>
          <w:rFonts w:ascii="Consolas" w:eastAsia="Times New Roman" w:hAnsi="Consolas" w:cs="Times New Roman"/>
          <w:color w:val="D4D4D4"/>
          <w:kern w:val="0"/>
          <w:sz w:val="21"/>
          <w:szCs w:val="21"/>
          <w:lang w:val="en-US"/>
          <w14:ligatures w14:val="none"/>
        </w:rPr>
        <w:t xml:space="preserve"> Workshop w </w:t>
      </w:r>
      <w:r w:rsidRPr="009547E7">
        <w:rPr>
          <w:rFonts w:ascii="Consolas" w:eastAsia="Times New Roman" w:hAnsi="Consolas" w:cs="Times New Roman"/>
          <w:color w:val="569CD6"/>
          <w:kern w:val="0"/>
          <w:sz w:val="21"/>
          <w:szCs w:val="21"/>
          <w:lang w:val="en-US"/>
          <w14:ligatures w14:val="none"/>
        </w:rPr>
        <w:t>ON</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xml:space="preserve"> = </w:t>
      </w:r>
      <w:proofErr w:type="spellStart"/>
      <w:proofErr w:type="gramStart"/>
      <w:r w:rsidRPr="009547E7">
        <w:rPr>
          <w:rFonts w:ascii="Consolas" w:eastAsia="Times New Roman" w:hAnsi="Consolas" w:cs="Times New Roman"/>
          <w:color w:val="D4D4D4"/>
          <w:kern w:val="0"/>
          <w:sz w:val="21"/>
          <w:szCs w:val="21"/>
          <w:lang w:val="en-US"/>
          <w14:ligatures w14:val="none"/>
        </w:rPr>
        <w:t>w.artist</w:t>
      </w:r>
      <w:proofErr w:type="gramEnd"/>
      <w:r w:rsidRPr="009547E7">
        <w:rPr>
          <w:rFonts w:ascii="Consolas" w:eastAsia="Times New Roman" w:hAnsi="Consolas" w:cs="Times New Roman"/>
          <w:color w:val="D4D4D4"/>
          <w:kern w:val="0"/>
          <w:sz w:val="21"/>
          <w:szCs w:val="21"/>
          <w:lang w:val="en-US"/>
          <w14:ligatures w14:val="none"/>
        </w:rPr>
        <w:t>_id</w:t>
      </w:r>
      <w:proofErr w:type="spellEnd"/>
    </w:p>
    <w:p w14:paraId="52A44C96"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GROUP BY</w:t>
      </w:r>
      <w:r w:rsidRPr="009547E7">
        <w:rPr>
          <w:rFonts w:ascii="Consolas" w:eastAsia="Times New Roman" w:hAnsi="Consolas" w:cs="Times New Roman"/>
          <w:color w:val="D4D4D4"/>
          <w:kern w:val="0"/>
          <w:sz w:val="21"/>
          <w:szCs w:val="21"/>
          <w:lang w:val="en-US"/>
          <w14:ligatures w14:val="none"/>
        </w:rPr>
        <w:t xml:space="preserve"> </w:t>
      </w:r>
      <w:proofErr w:type="spellStart"/>
      <w:proofErr w:type="gramStart"/>
      <w:r w:rsidRPr="009547E7">
        <w:rPr>
          <w:rFonts w:ascii="Consolas" w:eastAsia="Times New Roman" w:hAnsi="Consolas" w:cs="Times New Roman"/>
          <w:color w:val="D4D4D4"/>
          <w:kern w:val="0"/>
          <w:sz w:val="21"/>
          <w:szCs w:val="21"/>
          <w:lang w:val="en-US"/>
          <w14:ligatures w14:val="none"/>
        </w:rPr>
        <w:t>art.artist</w:t>
      </w:r>
      <w:proofErr w:type="gramEnd"/>
      <w:r w:rsidRPr="009547E7">
        <w:rPr>
          <w:rFonts w:ascii="Consolas" w:eastAsia="Times New Roman" w:hAnsi="Consolas" w:cs="Times New Roman"/>
          <w:color w:val="D4D4D4"/>
          <w:kern w:val="0"/>
          <w:sz w:val="21"/>
          <w:szCs w:val="21"/>
          <w:lang w:val="en-US"/>
          <w14:ligatures w14:val="none"/>
        </w:rPr>
        <w:t>_id</w:t>
      </w:r>
      <w:proofErr w:type="spellEnd"/>
      <w:r w:rsidRPr="009547E7">
        <w:rPr>
          <w:rFonts w:ascii="Consolas" w:eastAsia="Times New Roman" w:hAnsi="Consolas" w:cs="Times New Roman"/>
          <w:color w:val="D4D4D4"/>
          <w:kern w:val="0"/>
          <w:sz w:val="21"/>
          <w:szCs w:val="21"/>
          <w:lang w:val="en-US"/>
          <w14:ligatures w14:val="none"/>
        </w:rPr>
        <w:t>, art.name;</w:t>
      </w:r>
    </w:p>
    <w:p w14:paraId="041B05EA"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BBE994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6A9955"/>
          <w:kern w:val="0"/>
          <w:sz w:val="21"/>
          <w:szCs w:val="21"/>
          <w:lang w:val="en-US"/>
          <w14:ligatures w14:val="none"/>
        </w:rPr>
        <w:t>-- 8. Currently Active Exhibitions</w:t>
      </w:r>
    </w:p>
    <w:p w14:paraId="7A0C211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CREATE OR REPLACE</w:t>
      </w:r>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VIEW</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CDCAA"/>
          <w:kern w:val="0"/>
          <w:sz w:val="21"/>
          <w:szCs w:val="21"/>
          <w:lang w:val="en-US"/>
          <w14:ligatures w14:val="none"/>
        </w:rPr>
        <w:t>view_active_exhibitions_now</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AS</w:t>
      </w:r>
    </w:p>
    <w:p w14:paraId="3E5F8FA8"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SELECT</w:t>
      </w:r>
      <w:r w:rsidRPr="009547E7">
        <w:rPr>
          <w:rFonts w:ascii="Consolas" w:eastAsia="Times New Roman" w:hAnsi="Consolas" w:cs="Times New Roman"/>
          <w:color w:val="D4D4D4"/>
          <w:kern w:val="0"/>
          <w:sz w:val="21"/>
          <w:szCs w:val="21"/>
          <w:lang w:val="en-US"/>
          <w14:ligatures w14:val="none"/>
        </w:rPr>
        <w:t xml:space="preserve"> </w:t>
      </w:r>
    </w:p>
    <w:p w14:paraId="7317015C"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exhibition_id</w:t>
      </w:r>
      <w:proofErr w:type="spellEnd"/>
      <w:r w:rsidRPr="009547E7">
        <w:rPr>
          <w:rFonts w:ascii="Consolas" w:eastAsia="Times New Roman" w:hAnsi="Consolas" w:cs="Times New Roman"/>
          <w:color w:val="D4D4D4"/>
          <w:kern w:val="0"/>
          <w:sz w:val="21"/>
          <w:szCs w:val="21"/>
          <w:lang w:val="en-US"/>
          <w14:ligatures w14:val="none"/>
        </w:rPr>
        <w:t xml:space="preserve">, </w:t>
      </w:r>
    </w:p>
    <w:p w14:paraId="549C24C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title, </w:t>
      </w:r>
    </w:p>
    <w:p w14:paraId="053ABD2F"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569CD6"/>
          <w:kern w:val="0"/>
          <w:sz w:val="21"/>
          <w:szCs w:val="21"/>
          <w:lang w:val="en-US"/>
          <w14:ligatures w14:val="none"/>
        </w:rPr>
        <w:t>start_date</w:t>
      </w:r>
      <w:proofErr w:type="spellEnd"/>
      <w:r w:rsidRPr="009547E7">
        <w:rPr>
          <w:rFonts w:ascii="Consolas" w:eastAsia="Times New Roman" w:hAnsi="Consolas" w:cs="Times New Roman"/>
          <w:color w:val="D4D4D4"/>
          <w:kern w:val="0"/>
          <w:sz w:val="21"/>
          <w:szCs w:val="21"/>
          <w:lang w:val="en-US"/>
          <w14:ligatures w14:val="none"/>
        </w:rPr>
        <w:t xml:space="preserve">, </w:t>
      </w:r>
    </w:p>
    <w:p w14:paraId="397868F9"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end_date</w:t>
      </w:r>
      <w:proofErr w:type="spellEnd"/>
      <w:r w:rsidRPr="009547E7">
        <w:rPr>
          <w:rFonts w:ascii="Consolas" w:eastAsia="Times New Roman" w:hAnsi="Consolas" w:cs="Times New Roman"/>
          <w:color w:val="D4D4D4"/>
          <w:kern w:val="0"/>
          <w:sz w:val="21"/>
          <w:szCs w:val="21"/>
          <w:lang w:val="en-US"/>
          <w14:ligatures w14:val="none"/>
        </w:rPr>
        <w:t xml:space="preserve">, </w:t>
      </w:r>
    </w:p>
    <w:p w14:paraId="5B5FFB70"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theme, </w:t>
      </w:r>
    </w:p>
    <w:p w14:paraId="0C3DCF82"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curator_name</w:t>
      </w:r>
      <w:proofErr w:type="spellEnd"/>
    </w:p>
    <w:p w14:paraId="3A4E5D35" w14:textId="77777777" w:rsidR="009547E7"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FROM</w:t>
      </w:r>
      <w:r w:rsidRPr="009547E7">
        <w:rPr>
          <w:rFonts w:ascii="Consolas" w:eastAsia="Times New Roman" w:hAnsi="Consolas" w:cs="Times New Roman"/>
          <w:color w:val="D4D4D4"/>
          <w:kern w:val="0"/>
          <w:sz w:val="21"/>
          <w:szCs w:val="21"/>
          <w:lang w:val="en-US"/>
          <w14:ligatures w14:val="none"/>
        </w:rPr>
        <w:t xml:space="preserve"> Exhibition</w:t>
      </w:r>
    </w:p>
    <w:p w14:paraId="27881948" w14:textId="14729E1D" w:rsidR="00B71F3C" w:rsidRPr="009547E7" w:rsidRDefault="009547E7" w:rsidP="009547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9547E7">
        <w:rPr>
          <w:rFonts w:ascii="Consolas" w:eastAsia="Times New Roman" w:hAnsi="Consolas" w:cs="Times New Roman"/>
          <w:color w:val="569CD6"/>
          <w:kern w:val="0"/>
          <w:sz w:val="21"/>
          <w:szCs w:val="21"/>
          <w:lang w:val="en-US"/>
          <w14:ligatures w14:val="none"/>
        </w:rPr>
        <w:t>WHERE</w:t>
      </w:r>
      <w:r w:rsidRPr="009547E7">
        <w:rPr>
          <w:rFonts w:ascii="Consolas" w:eastAsia="Times New Roman" w:hAnsi="Consolas" w:cs="Times New Roman"/>
          <w:color w:val="D4D4D4"/>
          <w:kern w:val="0"/>
          <w:sz w:val="21"/>
          <w:szCs w:val="21"/>
          <w:lang w:val="en-US"/>
          <w14:ligatures w14:val="none"/>
        </w:rPr>
        <w:t xml:space="preserve"> </w:t>
      </w:r>
      <w:proofErr w:type="gramStart"/>
      <w:r w:rsidRPr="009547E7">
        <w:rPr>
          <w:rFonts w:ascii="Consolas" w:eastAsia="Times New Roman" w:hAnsi="Consolas" w:cs="Times New Roman"/>
          <w:color w:val="D4D4D4"/>
          <w:kern w:val="0"/>
          <w:sz w:val="21"/>
          <w:szCs w:val="21"/>
          <w:lang w:val="en-US"/>
          <w14:ligatures w14:val="none"/>
        </w:rPr>
        <w:t>CURDATE(</w:t>
      </w:r>
      <w:proofErr w:type="gram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BETWEEN</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569CD6"/>
          <w:kern w:val="0"/>
          <w:sz w:val="21"/>
          <w:szCs w:val="21"/>
          <w:lang w:val="en-US"/>
          <w14:ligatures w14:val="none"/>
        </w:rPr>
        <w:t>start_date</w:t>
      </w:r>
      <w:proofErr w:type="spellEnd"/>
      <w:r w:rsidRPr="009547E7">
        <w:rPr>
          <w:rFonts w:ascii="Consolas" w:eastAsia="Times New Roman" w:hAnsi="Consolas" w:cs="Times New Roman"/>
          <w:color w:val="D4D4D4"/>
          <w:kern w:val="0"/>
          <w:sz w:val="21"/>
          <w:szCs w:val="21"/>
          <w:lang w:val="en-US"/>
          <w14:ligatures w14:val="none"/>
        </w:rPr>
        <w:t xml:space="preserve"> </w:t>
      </w:r>
      <w:r w:rsidRPr="009547E7">
        <w:rPr>
          <w:rFonts w:ascii="Consolas" w:eastAsia="Times New Roman" w:hAnsi="Consolas" w:cs="Times New Roman"/>
          <w:color w:val="569CD6"/>
          <w:kern w:val="0"/>
          <w:sz w:val="21"/>
          <w:szCs w:val="21"/>
          <w:lang w:val="en-US"/>
          <w14:ligatures w14:val="none"/>
        </w:rPr>
        <w:t>AND</w:t>
      </w:r>
      <w:r w:rsidRPr="009547E7">
        <w:rPr>
          <w:rFonts w:ascii="Consolas" w:eastAsia="Times New Roman" w:hAnsi="Consolas" w:cs="Times New Roman"/>
          <w:color w:val="D4D4D4"/>
          <w:kern w:val="0"/>
          <w:sz w:val="21"/>
          <w:szCs w:val="21"/>
          <w:lang w:val="en-US"/>
          <w14:ligatures w14:val="none"/>
        </w:rPr>
        <w:t xml:space="preserve"> </w:t>
      </w:r>
      <w:proofErr w:type="spellStart"/>
      <w:r w:rsidRPr="009547E7">
        <w:rPr>
          <w:rFonts w:ascii="Consolas" w:eastAsia="Times New Roman" w:hAnsi="Consolas" w:cs="Times New Roman"/>
          <w:color w:val="D4D4D4"/>
          <w:kern w:val="0"/>
          <w:sz w:val="21"/>
          <w:szCs w:val="21"/>
          <w:lang w:val="en-US"/>
          <w14:ligatures w14:val="none"/>
        </w:rPr>
        <w:t>end_date</w:t>
      </w:r>
      <w:proofErr w:type="spellEnd"/>
      <w:r w:rsidRPr="009547E7">
        <w:rPr>
          <w:rFonts w:ascii="Consolas" w:eastAsia="Times New Roman" w:hAnsi="Consolas" w:cs="Times New Roman"/>
          <w:color w:val="D4D4D4"/>
          <w:kern w:val="0"/>
          <w:sz w:val="21"/>
          <w:szCs w:val="21"/>
          <w:lang w:val="en-US"/>
          <w14:ligatures w14:val="none"/>
        </w:rPr>
        <w:t>;</w:t>
      </w:r>
    </w:p>
    <w:p w14:paraId="771859A8" w14:textId="77777777" w:rsidR="00B71F3C" w:rsidRDefault="00B71F3C" w:rsidP="00B71F3C">
      <w:pPr>
        <w:rPr>
          <w:lang w:val="en-US"/>
        </w:rPr>
      </w:pPr>
    </w:p>
    <w:p w14:paraId="583980AE" w14:textId="6C7543DB" w:rsidR="00B71F3C" w:rsidRPr="00E00770" w:rsidRDefault="00DB1322" w:rsidP="00B71F3C">
      <w:pPr>
        <w:rPr>
          <w:u w:val="single"/>
        </w:rPr>
      </w:pPr>
      <w:r>
        <w:rPr>
          <w:u w:val="single"/>
        </w:rPr>
        <w:t>I</w:t>
      </w:r>
      <w:r w:rsidRPr="0032270D">
        <w:rPr>
          <w:u w:val="single"/>
        </w:rPr>
        <w:t>ndexe</w:t>
      </w:r>
      <w:r w:rsidR="00A70253" w:rsidRPr="00E00770">
        <w:rPr>
          <w:u w:val="single"/>
        </w:rPr>
        <w:t xml:space="preserve"> :</w:t>
      </w:r>
      <w:r w:rsidR="00B71F3C" w:rsidRPr="00E00770">
        <w:rPr>
          <w:u w:val="single"/>
        </w:rPr>
        <w:t xml:space="preserve"> </w:t>
      </w:r>
    </w:p>
    <w:p w14:paraId="01124084"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569CD6"/>
          <w:kern w:val="0"/>
          <w:sz w:val="21"/>
          <w:szCs w:val="21"/>
          <w14:ligatures w14:val="none"/>
        </w:rPr>
        <w:t>USE</w:t>
      </w:r>
      <w:r w:rsidRPr="000634E7">
        <w:rPr>
          <w:rFonts w:ascii="Consolas" w:eastAsia="Times New Roman" w:hAnsi="Consolas" w:cs="Times New Roman"/>
          <w:color w:val="D4D4D4"/>
          <w:kern w:val="0"/>
          <w:sz w:val="21"/>
          <w:szCs w:val="21"/>
          <w14:ligatures w14:val="none"/>
        </w:rPr>
        <w:t xml:space="preserve"> </w:t>
      </w:r>
      <w:proofErr w:type="spellStart"/>
      <w:proofErr w:type="gramStart"/>
      <w:r w:rsidRPr="000634E7">
        <w:rPr>
          <w:rFonts w:ascii="Consolas" w:eastAsia="Times New Roman" w:hAnsi="Consolas" w:cs="Times New Roman"/>
          <w:color w:val="D4D4D4"/>
          <w:kern w:val="0"/>
          <w:sz w:val="21"/>
          <w:szCs w:val="21"/>
          <w14:ligatures w14:val="none"/>
        </w:rPr>
        <w:t>ArtGalleryDB</w:t>
      </w:r>
      <w:proofErr w:type="spellEnd"/>
      <w:r w:rsidRPr="000634E7">
        <w:rPr>
          <w:rFonts w:ascii="Consolas" w:eastAsia="Times New Roman" w:hAnsi="Consolas" w:cs="Times New Roman"/>
          <w:color w:val="D4D4D4"/>
          <w:kern w:val="0"/>
          <w:sz w:val="21"/>
          <w:szCs w:val="21"/>
          <w14:ligatures w14:val="none"/>
        </w:rPr>
        <w:t>;</w:t>
      </w:r>
      <w:proofErr w:type="gramEnd"/>
    </w:p>
    <w:p w14:paraId="3441B789"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p>
    <w:p w14:paraId="582AC35C"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-- 1. Index de recherche textuelle</w:t>
      </w:r>
    </w:p>
    <w:p w14:paraId="7B95756D"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idx_artist_name</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Artist(</w:t>
      </w:r>
      <w:r w:rsidRPr="000634E7">
        <w:rPr>
          <w:rFonts w:ascii="Consolas" w:eastAsia="Times New Roman" w:hAnsi="Consolas" w:cs="Times New Roman"/>
          <w:color w:val="569CD6"/>
          <w:kern w:val="0"/>
          <w:sz w:val="21"/>
          <w:szCs w:val="21"/>
          <w:lang w:val="en-US"/>
          <w14:ligatures w14:val="none"/>
        </w:rPr>
        <w:t>name</w:t>
      </w:r>
      <w:r w:rsidRPr="000634E7">
        <w:rPr>
          <w:rFonts w:ascii="Consolas" w:eastAsia="Times New Roman" w:hAnsi="Consolas" w:cs="Times New Roman"/>
          <w:color w:val="D4D4D4"/>
          <w:kern w:val="0"/>
          <w:sz w:val="21"/>
          <w:szCs w:val="21"/>
          <w:lang w:val="en-US"/>
          <w14:ligatures w14:val="none"/>
        </w:rPr>
        <w:t>);</w:t>
      </w:r>
    </w:p>
    <w:p w14:paraId="2FC6C664"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idx_artist_city</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Artist(city);</w:t>
      </w:r>
    </w:p>
    <w:p w14:paraId="77B5C477"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33EF6C7"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-- 2. Index d'intégrité et de performance</w:t>
      </w:r>
    </w:p>
    <w:p w14:paraId="718DF958" w14:textId="77777777" w:rsidR="000634E7" w:rsidRPr="00EF5D13"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EF5D13">
        <w:rPr>
          <w:rFonts w:ascii="Consolas" w:eastAsia="Times New Roman" w:hAnsi="Consolas" w:cs="Times New Roman"/>
          <w:color w:val="569CD6"/>
          <w:kern w:val="0"/>
          <w:sz w:val="21"/>
          <w:szCs w:val="21"/>
          <w14:ligatures w14:val="none"/>
        </w:rPr>
        <w:t>CREATE</w:t>
      </w:r>
      <w:r w:rsidRPr="00EF5D13">
        <w:rPr>
          <w:rFonts w:ascii="Consolas" w:eastAsia="Times New Roman" w:hAnsi="Consolas" w:cs="Times New Roman"/>
          <w:color w:val="D4D4D4"/>
          <w:kern w:val="0"/>
          <w:sz w:val="21"/>
          <w:szCs w:val="21"/>
          <w14:ligatures w14:val="none"/>
        </w:rPr>
        <w:t xml:space="preserve"> </w:t>
      </w:r>
      <w:r w:rsidRPr="00EF5D13">
        <w:rPr>
          <w:rFonts w:ascii="Consolas" w:eastAsia="Times New Roman" w:hAnsi="Consolas" w:cs="Times New Roman"/>
          <w:color w:val="569CD6"/>
          <w:kern w:val="0"/>
          <w:sz w:val="21"/>
          <w:szCs w:val="21"/>
          <w14:ligatures w14:val="none"/>
        </w:rPr>
        <w:t>UNIQUE INDEX</w:t>
      </w:r>
      <w:r w:rsidRPr="00EF5D13">
        <w:rPr>
          <w:rFonts w:ascii="Consolas" w:eastAsia="Times New Roman" w:hAnsi="Consolas" w:cs="Times New Roman"/>
          <w:color w:val="D4D4D4"/>
          <w:kern w:val="0"/>
          <w:sz w:val="21"/>
          <w:szCs w:val="21"/>
          <w14:ligatures w14:val="none"/>
        </w:rPr>
        <w:t xml:space="preserve"> </w:t>
      </w:r>
      <w:proofErr w:type="spellStart"/>
      <w:r w:rsidRPr="00EF5D13">
        <w:rPr>
          <w:rFonts w:ascii="Consolas" w:eastAsia="Times New Roman" w:hAnsi="Consolas" w:cs="Times New Roman"/>
          <w:color w:val="DCDCAA"/>
          <w:kern w:val="0"/>
          <w:sz w:val="21"/>
          <w:szCs w:val="21"/>
          <w14:ligatures w14:val="none"/>
        </w:rPr>
        <w:t>idx_member_</w:t>
      </w:r>
      <w:proofErr w:type="gramStart"/>
      <w:r w:rsidRPr="00EF5D13">
        <w:rPr>
          <w:rFonts w:ascii="Consolas" w:eastAsia="Times New Roman" w:hAnsi="Consolas" w:cs="Times New Roman"/>
          <w:color w:val="DCDCAA"/>
          <w:kern w:val="0"/>
          <w:sz w:val="21"/>
          <w:szCs w:val="21"/>
          <w14:ligatures w14:val="none"/>
        </w:rPr>
        <w:t>email</w:t>
      </w:r>
      <w:proofErr w:type="spellEnd"/>
      <w:proofErr w:type="gramEnd"/>
      <w:r w:rsidRPr="00EF5D13">
        <w:rPr>
          <w:rFonts w:ascii="Consolas" w:eastAsia="Times New Roman" w:hAnsi="Consolas" w:cs="Times New Roman"/>
          <w:color w:val="D4D4D4"/>
          <w:kern w:val="0"/>
          <w:sz w:val="21"/>
          <w:szCs w:val="21"/>
          <w14:ligatures w14:val="none"/>
        </w:rPr>
        <w:t xml:space="preserve"> </w:t>
      </w:r>
      <w:r w:rsidRPr="00EF5D13">
        <w:rPr>
          <w:rFonts w:ascii="Consolas" w:eastAsia="Times New Roman" w:hAnsi="Consolas" w:cs="Times New Roman"/>
          <w:color w:val="569CD6"/>
          <w:kern w:val="0"/>
          <w:sz w:val="21"/>
          <w:szCs w:val="21"/>
          <w14:ligatures w14:val="none"/>
        </w:rPr>
        <w:t>ON</w:t>
      </w:r>
      <w:r w:rsidRPr="00EF5D13">
        <w:rPr>
          <w:rFonts w:ascii="Consolas" w:eastAsia="Times New Roman" w:hAnsi="Consolas" w:cs="Times New Roman"/>
          <w:color w:val="D4D4D4"/>
          <w:kern w:val="0"/>
          <w:sz w:val="21"/>
          <w:szCs w:val="21"/>
          <w14:ligatures w14:val="none"/>
        </w:rPr>
        <w:t xml:space="preserve"> </w:t>
      </w:r>
      <w:proofErr w:type="spellStart"/>
      <w:r w:rsidRPr="00EF5D13">
        <w:rPr>
          <w:rFonts w:ascii="Consolas" w:eastAsia="Times New Roman" w:hAnsi="Consolas" w:cs="Times New Roman"/>
          <w:color w:val="D4D4D4"/>
          <w:kern w:val="0"/>
          <w:sz w:val="21"/>
          <w:szCs w:val="21"/>
          <w14:ligatures w14:val="none"/>
        </w:rPr>
        <w:t>CommunityMember</w:t>
      </w:r>
      <w:proofErr w:type="spellEnd"/>
      <w:r w:rsidRPr="00EF5D13">
        <w:rPr>
          <w:rFonts w:ascii="Consolas" w:eastAsia="Times New Roman" w:hAnsi="Consolas" w:cs="Times New Roman"/>
          <w:color w:val="D4D4D4"/>
          <w:kern w:val="0"/>
          <w:sz w:val="21"/>
          <w:szCs w:val="21"/>
          <w14:ligatures w14:val="none"/>
        </w:rPr>
        <w:t>(email</w:t>
      </w:r>
      <w:proofErr w:type="gramStart"/>
      <w:r w:rsidRPr="00EF5D13">
        <w:rPr>
          <w:rFonts w:ascii="Consolas" w:eastAsia="Times New Roman" w:hAnsi="Consolas" w:cs="Times New Roman"/>
          <w:color w:val="D4D4D4"/>
          <w:kern w:val="0"/>
          <w:sz w:val="21"/>
          <w:szCs w:val="21"/>
          <w14:ligatures w14:val="none"/>
        </w:rPr>
        <w:t>);</w:t>
      </w:r>
      <w:proofErr w:type="gramEnd"/>
    </w:p>
    <w:p w14:paraId="6EA3A8FD" w14:textId="77777777" w:rsidR="000634E7" w:rsidRPr="00EF5D13"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p>
    <w:p w14:paraId="1796F437"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-- 3. Index de filtrage et de tri (Composite)</w:t>
      </w:r>
    </w:p>
    <w:p w14:paraId="152390AA"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idx_artwork_status_price</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w:t>
      </w:r>
      <w:proofErr w:type="gramStart"/>
      <w:r w:rsidRPr="000634E7">
        <w:rPr>
          <w:rFonts w:ascii="Consolas" w:eastAsia="Times New Roman" w:hAnsi="Consolas" w:cs="Times New Roman"/>
          <w:color w:val="D4D4D4"/>
          <w:kern w:val="0"/>
          <w:sz w:val="21"/>
          <w:szCs w:val="21"/>
          <w:lang w:val="en-US"/>
          <w14:ligatures w14:val="none"/>
        </w:rPr>
        <w:t>Artwork(</w:t>
      </w:r>
      <w:proofErr w:type="gramEnd"/>
      <w:r w:rsidRPr="000634E7">
        <w:rPr>
          <w:rFonts w:ascii="Consolas" w:eastAsia="Times New Roman" w:hAnsi="Consolas" w:cs="Times New Roman"/>
          <w:color w:val="569CD6"/>
          <w:kern w:val="0"/>
          <w:sz w:val="21"/>
          <w:szCs w:val="21"/>
          <w:lang w:val="en-US"/>
          <w14:ligatures w14:val="none"/>
        </w:rPr>
        <w:t>status</w:t>
      </w:r>
      <w:r w:rsidRPr="000634E7">
        <w:rPr>
          <w:rFonts w:ascii="Consolas" w:eastAsia="Times New Roman" w:hAnsi="Consolas" w:cs="Times New Roman"/>
          <w:color w:val="D4D4D4"/>
          <w:kern w:val="0"/>
          <w:sz w:val="21"/>
          <w:szCs w:val="21"/>
          <w:lang w:val="en-US"/>
          <w14:ligatures w14:val="none"/>
        </w:rPr>
        <w:t>, price);</w:t>
      </w:r>
    </w:p>
    <w:p w14:paraId="10718375"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DCCCDBB"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6A9955"/>
          <w:kern w:val="0"/>
          <w:sz w:val="21"/>
          <w:szCs w:val="21"/>
          <w:lang w:val="en-US"/>
          <w14:ligatures w14:val="none"/>
        </w:rPr>
        <w:t xml:space="preserve">-- 4. Index </w:t>
      </w:r>
      <w:proofErr w:type="spellStart"/>
      <w:r w:rsidRPr="000634E7">
        <w:rPr>
          <w:rFonts w:ascii="Consolas" w:eastAsia="Times New Roman" w:hAnsi="Consolas" w:cs="Times New Roman"/>
          <w:color w:val="6A9955"/>
          <w:kern w:val="0"/>
          <w:sz w:val="21"/>
          <w:szCs w:val="21"/>
          <w:lang w:val="en-US"/>
          <w14:ligatures w14:val="none"/>
        </w:rPr>
        <w:t>temporel</w:t>
      </w:r>
      <w:proofErr w:type="spellEnd"/>
    </w:p>
    <w:p w14:paraId="64FD81E8"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C6D8E99"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idx_exhibition_start_date</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Exhibition(</w:t>
      </w:r>
      <w:proofErr w:type="spellStart"/>
      <w:r w:rsidRPr="000634E7">
        <w:rPr>
          <w:rFonts w:ascii="Consolas" w:eastAsia="Times New Roman" w:hAnsi="Consolas" w:cs="Times New Roman"/>
          <w:color w:val="569CD6"/>
          <w:kern w:val="0"/>
          <w:sz w:val="21"/>
          <w:szCs w:val="21"/>
          <w:lang w:val="en-US"/>
          <w14:ligatures w14:val="none"/>
        </w:rPr>
        <w:t>start_date</w:t>
      </w:r>
      <w:proofErr w:type="spellEnd"/>
      <w:r w:rsidRPr="000634E7">
        <w:rPr>
          <w:rFonts w:ascii="Consolas" w:eastAsia="Times New Roman" w:hAnsi="Consolas" w:cs="Times New Roman"/>
          <w:color w:val="D4D4D4"/>
          <w:kern w:val="0"/>
          <w:sz w:val="21"/>
          <w:szCs w:val="21"/>
          <w:lang w:val="en-US"/>
          <w14:ligatures w14:val="none"/>
        </w:rPr>
        <w:t>);</w:t>
      </w:r>
    </w:p>
    <w:p w14:paraId="4204844F"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254A6F0"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r w:rsidRPr="000634E7">
        <w:rPr>
          <w:rFonts w:ascii="Consolas" w:eastAsia="Times New Roman" w:hAnsi="Consolas" w:cs="Times New Roman"/>
          <w:color w:val="6A9955"/>
          <w:kern w:val="0"/>
          <w:sz w:val="21"/>
          <w:szCs w:val="21"/>
          <w14:ligatures w14:val="none"/>
        </w:rPr>
        <w:t>-- 5. Index sur les clés étrangères (Foreign Keys)</w:t>
      </w:r>
    </w:p>
    <w:p w14:paraId="44950FAB"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14:ligatures w14:val="none"/>
        </w:rPr>
      </w:pPr>
    </w:p>
    <w:p w14:paraId="2586DBBB"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idx_booking_workshop_fk</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Booking(</w:t>
      </w:r>
      <w:proofErr w:type="spellStart"/>
      <w:r w:rsidRPr="000634E7">
        <w:rPr>
          <w:rFonts w:ascii="Consolas" w:eastAsia="Times New Roman" w:hAnsi="Consolas" w:cs="Times New Roman"/>
          <w:color w:val="D4D4D4"/>
          <w:kern w:val="0"/>
          <w:sz w:val="21"/>
          <w:szCs w:val="21"/>
          <w:lang w:val="en-US"/>
          <w14:ligatures w14:val="none"/>
        </w:rPr>
        <w:t>workshop_id</w:t>
      </w:r>
      <w:proofErr w:type="spellEnd"/>
      <w:r w:rsidRPr="000634E7">
        <w:rPr>
          <w:rFonts w:ascii="Consolas" w:eastAsia="Times New Roman" w:hAnsi="Consolas" w:cs="Times New Roman"/>
          <w:color w:val="D4D4D4"/>
          <w:kern w:val="0"/>
          <w:sz w:val="21"/>
          <w:szCs w:val="21"/>
          <w:lang w:val="en-US"/>
          <w14:ligatures w14:val="none"/>
        </w:rPr>
        <w:t>);</w:t>
      </w:r>
    </w:p>
    <w:p w14:paraId="41A848C9" w14:textId="77777777" w:rsidR="000634E7" w:rsidRPr="000634E7" w:rsidRDefault="000634E7" w:rsidP="000634E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0634E7">
        <w:rPr>
          <w:rFonts w:ascii="Consolas" w:eastAsia="Times New Roman" w:hAnsi="Consolas" w:cs="Times New Roman"/>
          <w:color w:val="569CD6"/>
          <w:kern w:val="0"/>
          <w:sz w:val="21"/>
          <w:szCs w:val="21"/>
          <w:lang w:val="en-US"/>
          <w14:ligatures w14:val="none"/>
        </w:rPr>
        <w:t>CREATE</w:t>
      </w:r>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INDEX</w:t>
      </w:r>
      <w:r w:rsidRPr="000634E7">
        <w:rPr>
          <w:rFonts w:ascii="Consolas" w:eastAsia="Times New Roman" w:hAnsi="Consolas" w:cs="Times New Roman"/>
          <w:color w:val="D4D4D4"/>
          <w:kern w:val="0"/>
          <w:sz w:val="21"/>
          <w:szCs w:val="21"/>
          <w:lang w:val="en-US"/>
          <w14:ligatures w14:val="none"/>
        </w:rPr>
        <w:t xml:space="preserve"> </w:t>
      </w:r>
      <w:proofErr w:type="spellStart"/>
      <w:r w:rsidRPr="000634E7">
        <w:rPr>
          <w:rFonts w:ascii="Consolas" w:eastAsia="Times New Roman" w:hAnsi="Consolas" w:cs="Times New Roman"/>
          <w:color w:val="DCDCAA"/>
          <w:kern w:val="0"/>
          <w:sz w:val="21"/>
          <w:szCs w:val="21"/>
          <w:lang w:val="en-US"/>
          <w14:ligatures w14:val="none"/>
        </w:rPr>
        <w:t>idx_review_artwork_fk</w:t>
      </w:r>
      <w:proofErr w:type="spellEnd"/>
      <w:r w:rsidRPr="000634E7">
        <w:rPr>
          <w:rFonts w:ascii="Consolas" w:eastAsia="Times New Roman" w:hAnsi="Consolas" w:cs="Times New Roman"/>
          <w:color w:val="D4D4D4"/>
          <w:kern w:val="0"/>
          <w:sz w:val="21"/>
          <w:szCs w:val="21"/>
          <w:lang w:val="en-US"/>
          <w14:ligatures w14:val="none"/>
        </w:rPr>
        <w:t xml:space="preserve"> </w:t>
      </w:r>
      <w:r w:rsidRPr="000634E7">
        <w:rPr>
          <w:rFonts w:ascii="Consolas" w:eastAsia="Times New Roman" w:hAnsi="Consolas" w:cs="Times New Roman"/>
          <w:color w:val="569CD6"/>
          <w:kern w:val="0"/>
          <w:sz w:val="21"/>
          <w:szCs w:val="21"/>
          <w:lang w:val="en-US"/>
          <w14:ligatures w14:val="none"/>
        </w:rPr>
        <w:t>ON</w:t>
      </w:r>
      <w:r w:rsidRPr="000634E7">
        <w:rPr>
          <w:rFonts w:ascii="Consolas" w:eastAsia="Times New Roman" w:hAnsi="Consolas" w:cs="Times New Roman"/>
          <w:color w:val="D4D4D4"/>
          <w:kern w:val="0"/>
          <w:sz w:val="21"/>
          <w:szCs w:val="21"/>
          <w:lang w:val="en-US"/>
          <w14:ligatures w14:val="none"/>
        </w:rPr>
        <w:t xml:space="preserve"> Review(</w:t>
      </w:r>
      <w:proofErr w:type="spellStart"/>
      <w:r w:rsidRPr="000634E7">
        <w:rPr>
          <w:rFonts w:ascii="Consolas" w:eastAsia="Times New Roman" w:hAnsi="Consolas" w:cs="Times New Roman"/>
          <w:color w:val="D4D4D4"/>
          <w:kern w:val="0"/>
          <w:sz w:val="21"/>
          <w:szCs w:val="21"/>
          <w:lang w:val="en-US"/>
          <w14:ligatures w14:val="none"/>
        </w:rPr>
        <w:t>artwork_id</w:t>
      </w:r>
      <w:proofErr w:type="spellEnd"/>
      <w:r w:rsidRPr="000634E7">
        <w:rPr>
          <w:rFonts w:ascii="Consolas" w:eastAsia="Times New Roman" w:hAnsi="Consolas" w:cs="Times New Roman"/>
          <w:color w:val="D4D4D4"/>
          <w:kern w:val="0"/>
          <w:sz w:val="21"/>
          <w:szCs w:val="21"/>
          <w:lang w:val="en-US"/>
          <w14:ligatures w14:val="none"/>
        </w:rPr>
        <w:t>);</w:t>
      </w:r>
    </w:p>
    <w:p w14:paraId="14CA5822" w14:textId="77777777" w:rsidR="00146DB5" w:rsidRDefault="00146DB5" w:rsidP="00B71F3C">
      <w:pPr>
        <w:rPr>
          <w:u w:val="single"/>
          <w:lang w:val="en-US"/>
        </w:rPr>
      </w:pPr>
    </w:p>
    <w:p w14:paraId="4636C5A4" w14:textId="1252152A" w:rsidR="000634E7" w:rsidRDefault="000634E7" w:rsidP="00B71F3C">
      <w:pPr>
        <w:rPr>
          <w:u w:val="single"/>
          <w:lang w:val="en-US"/>
        </w:rPr>
      </w:pPr>
    </w:p>
    <w:p w14:paraId="6CCA5D88" w14:textId="77777777" w:rsidR="000634E7" w:rsidRDefault="000634E7" w:rsidP="00B71F3C">
      <w:pPr>
        <w:rPr>
          <w:u w:val="single"/>
          <w:lang w:val="en-US"/>
        </w:rPr>
      </w:pPr>
    </w:p>
    <w:p w14:paraId="1CA711E8" w14:textId="7CADDF8B" w:rsidR="000634E7" w:rsidRPr="00E00770" w:rsidRDefault="000634E7" w:rsidP="00B71F3C">
      <w:pPr>
        <w:rPr>
          <w:u w:val="single"/>
        </w:rPr>
      </w:pPr>
      <w:r w:rsidRPr="00E00770">
        <w:rPr>
          <w:u w:val="single"/>
        </w:rPr>
        <w:lastRenderedPageBreak/>
        <w:t xml:space="preserve">Access </w:t>
      </w:r>
      <w:proofErr w:type="gramStart"/>
      <w:r w:rsidRPr="00E00770">
        <w:rPr>
          <w:u w:val="single"/>
        </w:rPr>
        <w:t>right:</w:t>
      </w:r>
      <w:proofErr w:type="gramEnd"/>
    </w:p>
    <w:p w14:paraId="6F10F8DD"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Utilisation de la base de données définie précédemment</w:t>
      </w:r>
    </w:p>
    <w:p w14:paraId="79282F37"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USE</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ArtGalleryDB</w:t>
      </w:r>
      <w:proofErr w:type="spellEnd"/>
      <w:r w:rsidRPr="00FA0368">
        <w:rPr>
          <w:rFonts w:ascii="Consolas" w:eastAsia="Times New Roman" w:hAnsi="Consolas" w:cs="Times New Roman"/>
          <w:color w:val="D4D4D4"/>
          <w:kern w:val="0"/>
          <w:sz w:val="21"/>
          <w:szCs w:val="21"/>
          <w:lang w:val="en-US"/>
          <w14:ligatures w14:val="none"/>
        </w:rPr>
        <w:t>;</w:t>
      </w:r>
    </w:p>
    <w:p w14:paraId="15A857C8"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63C3E70"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6A9955"/>
          <w:kern w:val="0"/>
          <w:sz w:val="21"/>
          <w:szCs w:val="21"/>
          <w:lang w:val="en-US"/>
          <w14:ligatures w14:val="none"/>
        </w:rPr>
        <w:t xml:space="preserve">-- 1. </w:t>
      </w:r>
      <w:proofErr w:type="spellStart"/>
      <w:r w:rsidRPr="00FA0368">
        <w:rPr>
          <w:rFonts w:ascii="Consolas" w:eastAsia="Times New Roman" w:hAnsi="Consolas" w:cs="Times New Roman"/>
          <w:color w:val="6A9955"/>
          <w:kern w:val="0"/>
          <w:sz w:val="21"/>
          <w:szCs w:val="21"/>
          <w:lang w:val="en-US"/>
          <w14:ligatures w14:val="none"/>
        </w:rPr>
        <w:t>Création</w:t>
      </w:r>
      <w:proofErr w:type="spellEnd"/>
      <w:r w:rsidRPr="00FA0368">
        <w:rPr>
          <w:rFonts w:ascii="Consolas" w:eastAsia="Times New Roman" w:hAnsi="Consolas" w:cs="Times New Roman"/>
          <w:color w:val="6A9955"/>
          <w:kern w:val="0"/>
          <w:sz w:val="21"/>
          <w:szCs w:val="21"/>
          <w:lang w:val="en-US"/>
          <w14:ligatures w14:val="none"/>
        </w:rPr>
        <w:t xml:space="preserve"> de </w:t>
      </w:r>
      <w:proofErr w:type="spellStart"/>
      <w:r w:rsidRPr="00FA0368">
        <w:rPr>
          <w:rFonts w:ascii="Consolas" w:eastAsia="Times New Roman" w:hAnsi="Consolas" w:cs="Times New Roman"/>
          <w:color w:val="6A9955"/>
          <w:kern w:val="0"/>
          <w:sz w:val="21"/>
          <w:szCs w:val="21"/>
          <w:lang w:val="en-US"/>
          <w14:ligatures w14:val="none"/>
        </w:rPr>
        <w:t>l'utilisateur</w:t>
      </w:r>
      <w:proofErr w:type="spellEnd"/>
    </w:p>
    <w:p w14:paraId="00344408"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CREATE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USER</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DCDCAA"/>
          <w:kern w:val="0"/>
          <w:sz w:val="21"/>
          <w:szCs w:val="21"/>
          <w:lang w:val="en-US"/>
          <w14:ligatures w14:val="none"/>
        </w:rPr>
        <w:t>IF</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NOT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EXISTS</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 xml:space="preserve"> IDENTIFIED </w:t>
      </w:r>
      <w:r w:rsidRPr="00FA0368">
        <w:rPr>
          <w:rFonts w:ascii="Consolas" w:eastAsia="Times New Roman" w:hAnsi="Consolas" w:cs="Times New Roman"/>
          <w:color w:val="569CD6"/>
          <w:kern w:val="0"/>
          <w:sz w:val="21"/>
          <w:szCs w:val="21"/>
          <w:lang w:val="en-US"/>
          <w14:ligatures w14:val="none"/>
        </w:rPr>
        <w:t>BY</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'ArtSecure_2026!'</w:t>
      </w:r>
      <w:r w:rsidRPr="00FA0368">
        <w:rPr>
          <w:rFonts w:ascii="Consolas" w:eastAsia="Times New Roman" w:hAnsi="Consolas" w:cs="Times New Roman"/>
          <w:color w:val="D4D4D4"/>
          <w:kern w:val="0"/>
          <w:sz w:val="21"/>
          <w:szCs w:val="21"/>
          <w:lang w:val="en-US"/>
          <w14:ligatures w14:val="none"/>
        </w:rPr>
        <w:t>;</w:t>
      </w:r>
    </w:p>
    <w:p w14:paraId="70228566"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764977C"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-- 2. Attribution des droits sur les tables principales (Lecture/Écriture)</w:t>
      </w:r>
    </w:p>
    <w:p w14:paraId="69145AD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INSERT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UPDATE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Artist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4CECFDFC"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INSERT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UPDATE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Artwork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3AD88244"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INSERT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UPDATE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CommunityMember</w:t>
      </w:r>
      <w:proofErr w:type="spell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1F0A3CC0"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66C9679E"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-- 3. Droits spécifiques de suppression (Modération)</w:t>
      </w:r>
    </w:p>
    <w:p w14:paraId="5798F86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DELETE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Review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227D953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DELETE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Booking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46D2B2CD"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1C224F6C"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6A9955"/>
          <w:kern w:val="0"/>
          <w:sz w:val="21"/>
          <w:szCs w:val="21"/>
          <w:lang w:val="en-US"/>
          <w14:ligatures w14:val="none"/>
        </w:rPr>
        <w:t xml:space="preserve">-- 4. </w:t>
      </w:r>
      <w:proofErr w:type="spellStart"/>
      <w:r w:rsidRPr="00FA0368">
        <w:rPr>
          <w:rFonts w:ascii="Consolas" w:eastAsia="Times New Roman" w:hAnsi="Consolas" w:cs="Times New Roman"/>
          <w:color w:val="6A9955"/>
          <w:kern w:val="0"/>
          <w:sz w:val="21"/>
          <w:szCs w:val="21"/>
          <w:lang w:val="en-US"/>
          <w14:ligatures w14:val="none"/>
        </w:rPr>
        <w:t>Accès</w:t>
      </w:r>
      <w:proofErr w:type="spellEnd"/>
      <w:r w:rsidRPr="00FA0368">
        <w:rPr>
          <w:rFonts w:ascii="Consolas" w:eastAsia="Times New Roman" w:hAnsi="Consolas" w:cs="Times New Roman"/>
          <w:color w:val="6A9955"/>
          <w:kern w:val="0"/>
          <w:sz w:val="21"/>
          <w:szCs w:val="21"/>
          <w:lang w:val="en-US"/>
          <w14:ligatures w14:val="none"/>
        </w:rPr>
        <w:t xml:space="preserve"> aux </w:t>
      </w:r>
      <w:proofErr w:type="spellStart"/>
      <w:r w:rsidRPr="00FA0368">
        <w:rPr>
          <w:rFonts w:ascii="Consolas" w:eastAsia="Times New Roman" w:hAnsi="Consolas" w:cs="Times New Roman"/>
          <w:color w:val="6A9955"/>
          <w:kern w:val="0"/>
          <w:sz w:val="21"/>
          <w:szCs w:val="21"/>
          <w:lang w:val="en-US"/>
          <w14:ligatures w14:val="none"/>
        </w:rPr>
        <w:t>vues</w:t>
      </w:r>
      <w:proofErr w:type="spellEnd"/>
    </w:p>
    <w:p w14:paraId="6B4D99C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view_artwork_catalog_with_artist</w:t>
      </w:r>
      <w:proofErr w:type="spell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1B1071CF"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SELECT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spellStart"/>
      <w:r w:rsidRPr="00FA0368">
        <w:rPr>
          <w:rFonts w:ascii="Consolas" w:eastAsia="Times New Roman" w:hAnsi="Consolas" w:cs="Times New Roman"/>
          <w:color w:val="D4D4D4"/>
          <w:kern w:val="0"/>
          <w:sz w:val="21"/>
          <w:szCs w:val="21"/>
          <w:lang w:val="en-US"/>
          <w14:ligatures w14:val="none"/>
        </w:rPr>
        <w:t>view_artist_productivity</w:t>
      </w:r>
      <w:proofErr w:type="spell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TO</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CE9178"/>
          <w:kern w:val="0"/>
          <w:sz w:val="21"/>
          <w:szCs w:val="21"/>
          <w:lang w:val="en-US"/>
          <w14:ligatures w14:val="none"/>
        </w:rPr>
        <w:t>'</w:t>
      </w:r>
      <w:proofErr w:type="spellStart"/>
      <w:r w:rsidRPr="00FA0368">
        <w:rPr>
          <w:rFonts w:ascii="Consolas" w:eastAsia="Times New Roman" w:hAnsi="Consolas" w:cs="Times New Roman"/>
          <w:color w:val="CE9178"/>
          <w:kern w:val="0"/>
          <w:sz w:val="21"/>
          <w:szCs w:val="21"/>
          <w:lang w:val="en-US"/>
          <w14:ligatures w14:val="none"/>
        </w:rPr>
        <w:t>artconnect_user'</w:t>
      </w:r>
      <w:r w:rsidRPr="00FA0368">
        <w:rPr>
          <w:rFonts w:ascii="Consolas" w:eastAsia="Times New Roman" w:hAnsi="Consolas" w:cs="Times New Roman"/>
          <w:color w:val="D4D4D4"/>
          <w:kern w:val="0"/>
          <w:sz w:val="21"/>
          <w:szCs w:val="21"/>
          <w:lang w:val="en-US"/>
          <w14:ligatures w14:val="none"/>
        </w:rPr>
        <w:t>@</w:t>
      </w:r>
      <w:r w:rsidRPr="00FA0368">
        <w:rPr>
          <w:rFonts w:ascii="Consolas" w:eastAsia="Times New Roman" w:hAnsi="Consolas" w:cs="Times New Roman"/>
          <w:color w:val="CE9178"/>
          <w:kern w:val="0"/>
          <w:sz w:val="21"/>
          <w:szCs w:val="21"/>
          <w:lang w:val="en-US"/>
          <w14:ligatures w14:val="none"/>
        </w:rPr>
        <w:t>'localhost</w:t>
      </w:r>
      <w:proofErr w:type="spellEnd"/>
      <w:r w:rsidRPr="00FA0368">
        <w:rPr>
          <w:rFonts w:ascii="Consolas" w:eastAsia="Times New Roman" w:hAnsi="Consolas" w:cs="Times New Roman"/>
          <w:color w:val="CE9178"/>
          <w:kern w:val="0"/>
          <w:sz w:val="21"/>
          <w:szCs w:val="21"/>
          <w:lang w:val="en-US"/>
          <w14:ligatures w14:val="none"/>
        </w:rPr>
        <w:t>'</w:t>
      </w:r>
      <w:r w:rsidRPr="00FA0368">
        <w:rPr>
          <w:rFonts w:ascii="Consolas" w:eastAsia="Times New Roman" w:hAnsi="Consolas" w:cs="Times New Roman"/>
          <w:color w:val="D4D4D4"/>
          <w:kern w:val="0"/>
          <w:sz w:val="21"/>
          <w:szCs w:val="21"/>
          <w:lang w:val="en-US"/>
          <w14:ligatures w14:val="none"/>
        </w:rPr>
        <w:t>;</w:t>
      </w:r>
    </w:p>
    <w:p w14:paraId="60EACCDE"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2AC2431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-- 5. Exécution des procédures stockées</w:t>
      </w:r>
    </w:p>
    <w:p w14:paraId="79953035"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569CD6"/>
          <w:kern w:val="0"/>
          <w:sz w:val="21"/>
          <w:szCs w:val="21"/>
          <w14:ligatures w14:val="none"/>
        </w:rPr>
        <w:t>GRANT</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569CD6"/>
          <w:kern w:val="0"/>
          <w:sz w:val="21"/>
          <w:szCs w:val="21"/>
          <w14:ligatures w14:val="none"/>
        </w:rPr>
        <w:t>EXECUTE</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569CD6"/>
          <w:kern w:val="0"/>
          <w:sz w:val="21"/>
          <w:szCs w:val="21"/>
          <w14:ligatures w14:val="none"/>
        </w:rPr>
        <w:t>ON</w:t>
      </w:r>
      <w:r w:rsidRPr="00FA0368">
        <w:rPr>
          <w:rFonts w:ascii="Consolas" w:eastAsia="Times New Roman" w:hAnsi="Consolas" w:cs="Times New Roman"/>
          <w:color w:val="D4D4D4"/>
          <w:kern w:val="0"/>
          <w:sz w:val="21"/>
          <w:szCs w:val="21"/>
          <w14:ligatures w14:val="none"/>
        </w:rPr>
        <w:t xml:space="preserve"> </w:t>
      </w:r>
      <w:proofErr w:type="gramStart"/>
      <w:r w:rsidRPr="00FA0368">
        <w:rPr>
          <w:rFonts w:ascii="Consolas" w:eastAsia="Times New Roman" w:hAnsi="Consolas" w:cs="Times New Roman"/>
          <w:color w:val="D4D4D4"/>
          <w:kern w:val="0"/>
          <w:sz w:val="21"/>
          <w:szCs w:val="21"/>
          <w14:ligatures w14:val="none"/>
        </w:rPr>
        <w:t>ArtGalleryDB.*</w:t>
      </w:r>
      <w:proofErr w:type="gramEnd"/>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569CD6"/>
          <w:kern w:val="0"/>
          <w:sz w:val="21"/>
          <w:szCs w:val="21"/>
          <w14:ligatures w14:val="none"/>
        </w:rPr>
        <w:t>TO</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CE9178"/>
          <w:kern w:val="0"/>
          <w:sz w:val="21"/>
          <w:szCs w:val="21"/>
          <w14:ligatures w14:val="none"/>
        </w:rPr>
        <w:t>'</w:t>
      </w:r>
      <w:proofErr w:type="spellStart"/>
      <w:r w:rsidRPr="00FA0368">
        <w:rPr>
          <w:rFonts w:ascii="Consolas" w:eastAsia="Times New Roman" w:hAnsi="Consolas" w:cs="Times New Roman"/>
          <w:color w:val="CE9178"/>
          <w:kern w:val="0"/>
          <w:sz w:val="21"/>
          <w:szCs w:val="21"/>
          <w14:ligatures w14:val="none"/>
        </w:rPr>
        <w:t>artconnect_user'</w:t>
      </w:r>
      <w:r w:rsidRPr="00FA0368">
        <w:rPr>
          <w:rFonts w:ascii="Consolas" w:eastAsia="Times New Roman" w:hAnsi="Consolas" w:cs="Times New Roman"/>
          <w:color w:val="D4D4D4"/>
          <w:kern w:val="0"/>
          <w:sz w:val="21"/>
          <w:szCs w:val="21"/>
          <w14:ligatures w14:val="none"/>
        </w:rPr>
        <w:t>@</w:t>
      </w:r>
      <w:r w:rsidRPr="00FA0368">
        <w:rPr>
          <w:rFonts w:ascii="Consolas" w:eastAsia="Times New Roman" w:hAnsi="Consolas" w:cs="Times New Roman"/>
          <w:color w:val="CE9178"/>
          <w:kern w:val="0"/>
          <w:sz w:val="21"/>
          <w:szCs w:val="21"/>
          <w14:ligatures w14:val="none"/>
        </w:rPr>
        <w:t>'localhost</w:t>
      </w:r>
      <w:proofErr w:type="spellEnd"/>
      <w:proofErr w:type="gramStart"/>
      <w:r w:rsidRPr="00FA0368">
        <w:rPr>
          <w:rFonts w:ascii="Consolas" w:eastAsia="Times New Roman" w:hAnsi="Consolas" w:cs="Times New Roman"/>
          <w:color w:val="CE9178"/>
          <w:kern w:val="0"/>
          <w:sz w:val="21"/>
          <w:szCs w:val="21"/>
          <w14:ligatures w14:val="none"/>
        </w:rPr>
        <w:t>'</w:t>
      </w:r>
      <w:r w:rsidRPr="00FA0368">
        <w:rPr>
          <w:rFonts w:ascii="Consolas" w:eastAsia="Times New Roman" w:hAnsi="Consolas" w:cs="Times New Roman"/>
          <w:color w:val="D4D4D4"/>
          <w:kern w:val="0"/>
          <w:sz w:val="21"/>
          <w:szCs w:val="21"/>
          <w14:ligatures w14:val="none"/>
        </w:rPr>
        <w:t>;</w:t>
      </w:r>
      <w:proofErr w:type="gramEnd"/>
    </w:p>
    <w:p w14:paraId="6B67537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p>
    <w:p w14:paraId="75F90F5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-- 6. Sécurité : Révocation des droits critiques</w:t>
      </w:r>
    </w:p>
    <w:p w14:paraId="6ECF1941"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569CD6"/>
          <w:kern w:val="0"/>
          <w:sz w:val="21"/>
          <w:szCs w:val="21"/>
          <w:lang w:val="en-US"/>
          <w14:ligatures w14:val="none"/>
        </w:rPr>
        <w:t>REVOKE</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DROP</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ALTER</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GRANT</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OPTION</w:t>
      </w:r>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lang w:val="en-US"/>
          <w14:ligatures w14:val="none"/>
        </w:rPr>
        <w:t>ON</w:t>
      </w:r>
      <w:r w:rsidRPr="00FA0368">
        <w:rPr>
          <w:rFonts w:ascii="Consolas" w:eastAsia="Times New Roman" w:hAnsi="Consolas" w:cs="Times New Roman"/>
          <w:color w:val="D4D4D4"/>
          <w:kern w:val="0"/>
          <w:sz w:val="21"/>
          <w:szCs w:val="21"/>
          <w:lang w:val="en-US"/>
          <w14:ligatures w14:val="none"/>
        </w:rPr>
        <w:t xml:space="preserve"> </w:t>
      </w:r>
      <w:proofErr w:type="gramStart"/>
      <w:r w:rsidRPr="00FA0368">
        <w:rPr>
          <w:rFonts w:ascii="Consolas" w:eastAsia="Times New Roman" w:hAnsi="Consolas" w:cs="Times New Roman"/>
          <w:color w:val="D4D4D4"/>
          <w:kern w:val="0"/>
          <w:sz w:val="21"/>
          <w:szCs w:val="21"/>
          <w:lang w:val="en-US"/>
          <w14:ligatures w14:val="none"/>
        </w:rPr>
        <w:t>ArtGalleryDB.*</w:t>
      </w:r>
      <w:proofErr w:type="gramEnd"/>
      <w:r w:rsidRPr="00FA0368">
        <w:rPr>
          <w:rFonts w:ascii="Consolas" w:eastAsia="Times New Roman" w:hAnsi="Consolas" w:cs="Times New Roman"/>
          <w:color w:val="D4D4D4"/>
          <w:kern w:val="0"/>
          <w:sz w:val="21"/>
          <w:szCs w:val="21"/>
          <w:lang w:val="en-US"/>
          <w14:ligatures w14:val="none"/>
        </w:rPr>
        <w:t xml:space="preserve"> </w:t>
      </w:r>
      <w:r w:rsidRPr="00FA0368">
        <w:rPr>
          <w:rFonts w:ascii="Consolas" w:eastAsia="Times New Roman" w:hAnsi="Consolas" w:cs="Times New Roman"/>
          <w:color w:val="569CD6"/>
          <w:kern w:val="0"/>
          <w:sz w:val="21"/>
          <w:szCs w:val="21"/>
          <w14:ligatures w14:val="none"/>
        </w:rPr>
        <w:t>FROM</w:t>
      </w:r>
      <w:r w:rsidRPr="00FA0368">
        <w:rPr>
          <w:rFonts w:ascii="Consolas" w:eastAsia="Times New Roman" w:hAnsi="Consolas" w:cs="Times New Roman"/>
          <w:color w:val="D4D4D4"/>
          <w:kern w:val="0"/>
          <w:sz w:val="21"/>
          <w:szCs w:val="21"/>
          <w14:ligatures w14:val="none"/>
        </w:rPr>
        <w:t xml:space="preserve"> </w:t>
      </w:r>
      <w:r w:rsidRPr="00FA0368">
        <w:rPr>
          <w:rFonts w:ascii="Consolas" w:eastAsia="Times New Roman" w:hAnsi="Consolas" w:cs="Times New Roman"/>
          <w:color w:val="CE9178"/>
          <w:kern w:val="0"/>
          <w:sz w:val="21"/>
          <w:szCs w:val="21"/>
          <w14:ligatures w14:val="none"/>
        </w:rPr>
        <w:t>'</w:t>
      </w:r>
      <w:proofErr w:type="spellStart"/>
      <w:r w:rsidRPr="00FA0368">
        <w:rPr>
          <w:rFonts w:ascii="Consolas" w:eastAsia="Times New Roman" w:hAnsi="Consolas" w:cs="Times New Roman"/>
          <w:color w:val="CE9178"/>
          <w:kern w:val="0"/>
          <w:sz w:val="21"/>
          <w:szCs w:val="21"/>
          <w14:ligatures w14:val="none"/>
        </w:rPr>
        <w:t>artconnect_user'</w:t>
      </w:r>
      <w:r w:rsidRPr="00FA0368">
        <w:rPr>
          <w:rFonts w:ascii="Consolas" w:eastAsia="Times New Roman" w:hAnsi="Consolas" w:cs="Times New Roman"/>
          <w:color w:val="D4D4D4"/>
          <w:kern w:val="0"/>
          <w:sz w:val="21"/>
          <w:szCs w:val="21"/>
          <w14:ligatures w14:val="none"/>
        </w:rPr>
        <w:t>@</w:t>
      </w:r>
      <w:r w:rsidRPr="00FA0368">
        <w:rPr>
          <w:rFonts w:ascii="Consolas" w:eastAsia="Times New Roman" w:hAnsi="Consolas" w:cs="Times New Roman"/>
          <w:color w:val="CE9178"/>
          <w:kern w:val="0"/>
          <w:sz w:val="21"/>
          <w:szCs w:val="21"/>
          <w14:ligatures w14:val="none"/>
        </w:rPr>
        <w:t>'localhost</w:t>
      </w:r>
      <w:proofErr w:type="spellEnd"/>
      <w:r w:rsidRPr="00FA0368">
        <w:rPr>
          <w:rFonts w:ascii="Consolas" w:eastAsia="Times New Roman" w:hAnsi="Consolas" w:cs="Times New Roman"/>
          <w:color w:val="CE9178"/>
          <w:kern w:val="0"/>
          <w:sz w:val="21"/>
          <w:szCs w:val="21"/>
          <w14:ligatures w14:val="none"/>
        </w:rPr>
        <w:t>'</w:t>
      </w:r>
      <w:r w:rsidRPr="00FA0368">
        <w:rPr>
          <w:rFonts w:ascii="Consolas" w:eastAsia="Times New Roman" w:hAnsi="Consolas" w:cs="Times New Roman"/>
          <w:color w:val="D4D4D4"/>
          <w:kern w:val="0"/>
          <w:sz w:val="21"/>
          <w:szCs w:val="21"/>
          <w14:ligatures w14:val="none"/>
        </w:rPr>
        <w:t>;</w:t>
      </w:r>
    </w:p>
    <w:p w14:paraId="1A08D4EB"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p>
    <w:p w14:paraId="5FDCEA0D" w14:textId="77777777" w:rsidR="00FA0368" w:rsidRPr="00FA0368" w:rsidRDefault="00FA0368" w:rsidP="00FA0368">
      <w:pPr>
        <w:shd w:val="clear" w:color="auto" w:fill="1E1E1E"/>
        <w:spacing w:after="0" w:line="285" w:lineRule="atLeast"/>
        <w:rPr>
          <w:rFonts w:ascii="Consolas" w:eastAsia="Times New Roman" w:hAnsi="Consolas" w:cs="Times New Roman"/>
          <w:color w:val="D4D4D4"/>
          <w:kern w:val="0"/>
          <w:sz w:val="21"/>
          <w:szCs w:val="21"/>
          <w14:ligatures w14:val="none"/>
        </w:rPr>
      </w:pPr>
      <w:r w:rsidRPr="00FA0368">
        <w:rPr>
          <w:rFonts w:ascii="Consolas" w:eastAsia="Times New Roman" w:hAnsi="Consolas" w:cs="Times New Roman"/>
          <w:color w:val="6A9955"/>
          <w:kern w:val="0"/>
          <w:sz w:val="21"/>
          <w:szCs w:val="21"/>
          <w14:ligatures w14:val="none"/>
        </w:rPr>
        <w:t>-- 7. Application des changements</w:t>
      </w:r>
    </w:p>
    <w:p w14:paraId="4D768E2F" w14:textId="58A8FBFA" w:rsidR="00B71F3C" w:rsidRPr="00E00770" w:rsidRDefault="00FA0368" w:rsidP="00FA0368">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00770">
        <w:rPr>
          <w:rFonts w:ascii="Consolas" w:eastAsia="Times New Roman" w:hAnsi="Consolas" w:cs="Times New Roman"/>
          <w:color w:val="D4D4D4"/>
          <w:kern w:val="0"/>
          <w:sz w:val="21"/>
          <w:szCs w:val="21"/>
          <w:lang w:val="en-US"/>
          <w14:ligatures w14:val="none"/>
        </w:rPr>
        <w:t>FLUSH PRIVILEGES;</w:t>
      </w:r>
    </w:p>
    <w:p w14:paraId="76C3D6CE" w14:textId="77777777" w:rsidR="00B71F3C" w:rsidRPr="0065328F" w:rsidRDefault="00B71F3C" w:rsidP="00A40A29">
      <w:pPr>
        <w:rPr>
          <w:lang w:val="en-US"/>
        </w:rPr>
      </w:pPr>
    </w:p>
    <w:p w14:paraId="74B91E2E" w14:textId="77777777" w:rsidR="00F43AE3" w:rsidRDefault="00F43AE3" w:rsidP="00F43AE3">
      <w:pPr>
        <w:pStyle w:val="Titre3"/>
        <w:rPr>
          <w:lang w:val="en-US"/>
        </w:rPr>
      </w:pPr>
      <w:r w:rsidRPr="00F43AE3">
        <w:rPr>
          <w:lang w:val="en-US"/>
        </w:rPr>
        <w:t xml:space="preserve">3. Triggers and stored programs </w:t>
      </w:r>
    </w:p>
    <w:p w14:paraId="6FDB0A9E" w14:textId="361E972F" w:rsidR="00F43AE3" w:rsidRPr="00F43AE3" w:rsidRDefault="00F43AE3" w:rsidP="00F43AE3">
      <w:pPr>
        <w:pStyle w:val="Paragraphedeliste"/>
        <w:numPr>
          <w:ilvl w:val="0"/>
          <w:numId w:val="15"/>
        </w:numPr>
        <w:rPr>
          <w:lang w:val="en-US"/>
        </w:rPr>
      </w:pPr>
      <w:r w:rsidRPr="00F43AE3">
        <w:rPr>
          <w:lang w:val="en-US"/>
        </w:rPr>
        <w:t>Write triggers for automation (e.g., for checking date consistency or seat capacity, or for auditing event modifications).</w:t>
      </w:r>
    </w:p>
    <w:p w14:paraId="3D362380" w14:textId="631EA2C4" w:rsidR="00070F5A" w:rsidRDefault="00F43AE3" w:rsidP="00070F5A">
      <w:pPr>
        <w:pStyle w:val="Paragraphedeliste"/>
        <w:numPr>
          <w:ilvl w:val="0"/>
          <w:numId w:val="15"/>
        </w:numPr>
        <w:rPr>
          <w:lang w:val="en-US"/>
        </w:rPr>
      </w:pPr>
      <w:r w:rsidRPr="00F43AE3">
        <w:rPr>
          <w:lang w:val="en-US"/>
        </w:rPr>
        <w:t>Create stored procedures and functions for common operations (e.g., create an event by automatically registering the associated artist, or return the number of participants for an event).</w:t>
      </w:r>
    </w:p>
    <w:p w14:paraId="6355915A" w14:textId="6B0C979C" w:rsidR="008000D7" w:rsidRPr="002A33F3" w:rsidRDefault="008000D7" w:rsidP="002A33F3">
      <w:pPr>
        <w:rPr>
          <w:lang w:val="en-US"/>
        </w:rPr>
      </w:pPr>
      <w:r w:rsidRPr="002A33F3">
        <w:rPr>
          <w:lang w:val="en-US"/>
        </w:rPr>
        <w:t xml:space="preserve">TRIGGERS </w:t>
      </w:r>
      <w:r w:rsidR="002A33F3" w:rsidRPr="002A33F3">
        <w:rPr>
          <w:lang w:val="en-US"/>
        </w:rPr>
        <w:t>implemented:</w:t>
      </w:r>
      <w:r w:rsidRPr="002A33F3">
        <w:rPr>
          <w:lang w:val="en-US"/>
        </w:rPr>
        <w:t xml:space="preserve"> </w:t>
      </w:r>
    </w:p>
    <w:p w14:paraId="64B61E9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Verify date consistency during an INSERT</w:t>
      </w:r>
    </w:p>
    <w:p w14:paraId="39C021C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 xml:space="preserve">CREATE TRIGGER </w:t>
      </w:r>
      <w:proofErr w:type="spellStart"/>
      <w:r w:rsidRPr="00F21157">
        <w:rPr>
          <w:rFonts w:ascii="Consolas" w:eastAsia="Times New Roman" w:hAnsi="Consolas" w:cs="Times New Roman"/>
          <w:color w:val="D4D4D4"/>
          <w:kern w:val="0"/>
          <w:sz w:val="21"/>
          <w:szCs w:val="21"/>
          <w:lang w:val="en-US"/>
          <w14:ligatures w14:val="none"/>
        </w:rPr>
        <w:t>check_exhibition_dates_insert</w:t>
      </w:r>
      <w:proofErr w:type="spellEnd"/>
    </w:p>
    <w:p w14:paraId="1ADBCAF9"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 xml:space="preserve">BEFORE INSERT ON </w:t>
      </w:r>
      <w:r w:rsidRPr="00F21157">
        <w:rPr>
          <w:rFonts w:ascii="Consolas" w:eastAsia="Times New Roman" w:hAnsi="Consolas" w:cs="Times New Roman"/>
          <w:color w:val="D4D4D4"/>
          <w:kern w:val="0"/>
          <w:sz w:val="21"/>
          <w:szCs w:val="21"/>
          <w:lang w:val="en-US"/>
          <w14:ligatures w14:val="none"/>
        </w:rPr>
        <w:t>Exhibition</w:t>
      </w:r>
    </w:p>
    <w:p w14:paraId="7D066E79"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 xml:space="preserve">FOR </w:t>
      </w:r>
      <w:r w:rsidRPr="00F21157">
        <w:rPr>
          <w:rFonts w:ascii="Consolas" w:eastAsia="Times New Roman" w:hAnsi="Consolas" w:cs="Times New Roman"/>
          <w:color w:val="D4D4D4"/>
          <w:kern w:val="0"/>
          <w:sz w:val="21"/>
          <w:szCs w:val="21"/>
          <w:lang w:val="en-US"/>
          <w14:ligatures w14:val="none"/>
        </w:rPr>
        <w:t xml:space="preserve">EACH </w:t>
      </w:r>
      <w:r w:rsidRPr="00EC5334">
        <w:rPr>
          <w:rFonts w:ascii="Consolas" w:eastAsia="Times New Roman" w:hAnsi="Consolas" w:cs="Times New Roman"/>
          <w:color w:val="92D050"/>
          <w:kern w:val="0"/>
          <w:sz w:val="21"/>
          <w:szCs w:val="21"/>
          <w:lang w:val="en-US"/>
          <w14:ligatures w14:val="none"/>
        </w:rPr>
        <w:t>ROW</w:t>
      </w:r>
    </w:p>
    <w:p w14:paraId="7AC904C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BEGIN</w:t>
      </w:r>
    </w:p>
    <w:p w14:paraId="0CC8301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lastRenderedPageBreak/>
        <w:t xml:space="preserve">    </w:t>
      </w:r>
      <w:r w:rsidRPr="00EC5334">
        <w:rPr>
          <w:rFonts w:ascii="Consolas" w:eastAsia="Times New Roman" w:hAnsi="Consolas" w:cs="Times New Roman"/>
          <w:color w:val="92D050"/>
          <w:kern w:val="0"/>
          <w:sz w:val="21"/>
          <w:szCs w:val="21"/>
          <w:lang w:val="en-US"/>
          <w14:ligatures w14:val="none"/>
        </w:rPr>
        <w:t xml:space="preserve">IF </w:t>
      </w:r>
      <w:proofErr w:type="spellStart"/>
      <w:r w:rsidRPr="00F21157">
        <w:rPr>
          <w:rFonts w:ascii="Consolas" w:eastAsia="Times New Roman" w:hAnsi="Consolas" w:cs="Times New Roman"/>
          <w:color w:val="D4D4D4"/>
          <w:kern w:val="0"/>
          <w:sz w:val="21"/>
          <w:szCs w:val="21"/>
          <w:lang w:val="en-US"/>
          <w14:ligatures w14:val="none"/>
        </w:rPr>
        <w:t>NEW.end_date</w:t>
      </w:r>
      <w:proofErr w:type="spellEnd"/>
      <w:r w:rsidRPr="00F21157">
        <w:rPr>
          <w:rFonts w:ascii="Consolas" w:eastAsia="Times New Roman" w:hAnsi="Consolas" w:cs="Times New Roman"/>
          <w:color w:val="D4D4D4"/>
          <w:kern w:val="0"/>
          <w:sz w:val="21"/>
          <w:szCs w:val="21"/>
          <w:lang w:val="en-US"/>
          <w14:ligatures w14:val="none"/>
        </w:rPr>
        <w:t xml:space="preserve"> &lt; </w:t>
      </w:r>
      <w:proofErr w:type="spellStart"/>
      <w:r w:rsidRPr="00F21157">
        <w:rPr>
          <w:rFonts w:ascii="Consolas" w:eastAsia="Times New Roman" w:hAnsi="Consolas" w:cs="Times New Roman"/>
          <w:color w:val="D4D4D4"/>
          <w:kern w:val="0"/>
          <w:sz w:val="21"/>
          <w:szCs w:val="21"/>
          <w:lang w:val="en-US"/>
          <w14:ligatures w14:val="none"/>
        </w:rPr>
        <w:t>NEW.start_date</w:t>
      </w:r>
      <w:proofErr w:type="spellEnd"/>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THEN</w:t>
      </w:r>
    </w:p>
    <w:p w14:paraId="76E8A87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SIGNAL SQLSTATE '45000' </w:t>
      </w:r>
    </w:p>
    <w:p w14:paraId="569377C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 xml:space="preserve">SET </w:t>
      </w:r>
      <w:r w:rsidRPr="00F21157">
        <w:rPr>
          <w:rFonts w:ascii="Consolas" w:eastAsia="Times New Roman" w:hAnsi="Consolas" w:cs="Times New Roman"/>
          <w:color w:val="D4D4D4"/>
          <w:kern w:val="0"/>
          <w:sz w:val="21"/>
          <w:szCs w:val="21"/>
          <w:lang w:val="en-US"/>
          <w14:ligatures w14:val="none"/>
        </w:rPr>
        <w:t>MESSAGE_TEXT = 'Error: The exhibition end date cannot precede the start date.';</w:t>
      </w:r>
    </w:p>
    <w:p w14:paraId="72660CA3"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END IF</w:t>
      </w:r>
      <w:r w:rsidRPr="00F21157">
        <w:rPr>
          <w:rFonts w:ascii="Consolas" w:eastAsia="Times New Roman" w:hAnsi="Consolas" w:cs="Times New Roman"/>
          <w:color w:val="D4D4D4"/>
          <w:kern w:val="0"/>
          <w:sz w:val="21"/>
          <w:szCs w:val="21"/>
          <w:lang w:val="en-US"/>
          <w14:ligatures w14:val="none"/>
        </w:rPr>
        <w:t>;</w:t>
      </w:r>
    </w:p>
    <w:p w14:paraId="4FFFCE23"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END //</w:t>
      </w:r>
    </w:p>
    <w:p w14:paraId="2393F78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E8C7FB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Verify date consistency during an UPDATE</w:t>
      </w:r>
    </w:p>
    <w:p w14:paraId="6F0D533E"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 xml:space="preserve">CREATE TRIGGER </w:t>
      </w:r>
      <w:proofErr w:type="spellStart"/>
      <w:r w:rsidRPr="00F21157">
        <w:rPr>
          <w:rFonts w:ascii="Consolas" w:eastAsia="Times New Roman" w:hAnsi="Consolas" w:cs="Times New Roman"/>
          <w:color w:val="D4D4D4"/>
          <w:kern w:val="0"/>
          <w:sz w:val="21"/>
          <w:szCs w:val="21"/>
          <w:lang w:val="en-US"/>
          <w14:ligatures w14:val="none"/>
        </w:rPr>
        <w:t>check_exhibition_dates_update</w:t>
      </w:r>
      <w:proofErr w:type="spellEnd"/>
    </w:p>
    <w:p w14:paraId="6D3F6CC7"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 xml:space="preserve">BEFORE UPDATE ON </w:t>
      </w:r>
      <w:r w:rsidRPr="00F21157">
        <w:rPr>
          <w:rFonts w:ascii="Consolas" w:eastAsia="Times New Roman" w:hAnsi="Consolas" w:cs="Times New Roman"/>
          <w:color w:val="D4D4D4"/>
          <w:kern w:val="0"/>
          <w:sz w:val="21"/>
          <w:szCs w:val="21"/>
          <w:lang w:val="en-US"/>
          <w14:ligatures w14:val="none"/>
        </w:rPr>
        <w:t>Exhibition</w:t>
      </w:r>
    </w:p>
    <w:p w14:paraId="353D06D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 xml:space="preserve">FOR </w:t>
      </w:r>
      <w:r w:rsidRPr="00F21157">
        <w:rPr>
          <w:rFonts w:ascii="Consolas" w:eastAsia="Times New Roman" w:hAnsi="Consolas" w:cs="Times New Roman"/>
          <w:color w:val="D4D4D4"/>
          <w:kern w:val="0"/>
          <w:sz w:val="21"/>
          <w:szCs w:val="21"/>
          <w:lang w:val="en-US"/>
          <w14:ligatures w14:val="none"/>
        </w:rPr>
        <w:t xml:space="preserve">EACH </w:t>
      </w:r>
      <w:r w:rsidRPr="00EC5334">
        <w:rPr>
          <w:rFonts w:ascii="Consolas" w:eastAsia="Times New Roman" w:hAnsi="Consolas" w:cs="Times New Roman"/>
          <w:color w:val="92D050"/>
          <w:kern w:val="0"/>
          <w:sz w:val="21"/>
          <w:szCs w:val="21"/>
          <w:lang w:val="en-US"/>
          <w14:ligatures w14:val="none"/>
        </w:rPr>
        <w:t>ROW</w:t>
      </w:r>
    </w:p>
    <w:p w14:paraId="013CBD14"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BEGIN</w:t>
      </w:r>
    </w:p>
    <w:p w14:paraId="122E609D"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 xml:space="preserve">IF </w:t>
      </w:r>
      <w:proofErr w:type="spellStart"/>
      <w:r w:rsidRPr="00F21157">
        <w:rPr>
          <w:rFonts w:ascii="Consolas" w:eastAsia="Times New Roman" w:hAnsi="Consolas" w:cs="Times New Roman"/>
          <w:color w:val="D4D4D4"/>
          <w:kern w:val="0"/>
          <w:sz w:val="21"/>
          <w:szCs w:val="21"/>
          <w:lang w:val="en-US"/>
          <w14:ligatures w14:val="none"/>
        </w:rPr>
        <w:t>NEW.end_date</w:t>
      </w:r>
      <w:proofErr w:type="spellEnd"/>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 xml:space="preserve">&lt; </w:t>
      </w:r>
      <w:proofErr w:type="spellStart"/>
      <w:r w:rsidRPr="00F21157">
        <w:rPr>
          <w:rFonts w:ascii="Consolas" w:eastAsia="Times New Roman" w:hAnsi="Consolas" w:cs="Times New Roman"/>
          <w:color w:val="D4D4D4"/>
          <w:kern w:val="0"/>
          <w:sz w:val="21"/>
          <w:szCs w:val="21"/>
          <w:lang w:val="en-US"/>
          <w14:ligatures w14:val="none"/>
        </w:rPr>
        <w:t>NEW.start_date</w:t>
      </w:r>
      <w:proofErr w:type="spellEnd"/>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THEN</w:t>
      </w:r>
    </w:p>
    <w:p w14:paraId="183D314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SIGNAL SQLSTATE '45000' </w:t>
      </w:r>
    </w:p>
    <w:p w14:paraId="7E98C97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 xml:space="preserve">SET </w:t>
      </w:r>
      <w:r w:rsidRPr="00F21157">
        <w:rPr>
          <w:rFonts w:ascii="Consolas" w:eastAsia="Times New Roman" w:hAnsi="Consolas" w:cs="Times New Roman"/>
          <w:color w:val="D4D4D4"/>
          <w:kern w:val="0"/>
          <w:sz w:val="21"/>
          <w:szCs w:val="21"/>
          <w:lang w:val="en-US"/>
          <w14:ligatures w14:val="none"/>
        </w:rPr>
        <w:t>MESSAGE_TEXT = 'Error: The exhibition end date cannot precede the start date.';</w:t>
      </w:r>
    </w:p>
    <w:p w14:paraId="46750FA4"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C5334">
        <w:rPr>
          <w:rFonts w:ascii="Consolas" w:eastAsia="Times New Roman" w:hAnsi="Consolas" w:cs="Times New Roman"/>
          <w:color w:val="92D050"/>
          <w:kern w:val="0"/>
          <w:sz w:val="21"/>
          <w:szCs w:val="21"/>
          <w:lang w:val="en-US"/>
          <w14:ligatures w14:val="none"/>
        </w:rPr>
        <w:t>END IF</w:t>
      </w:r>
      <w:r w:rsidRPr="00F21157">
        <w:rPr>
          <w:rFonts w:ascii="Consolas" w:eastAsia="Times New Roman" w:hAnsi="Consolas" w:cs="Times New Roman"/>
          <w:color w:val="D4D4D4"/>
          <w:kern w:val="0"/>
          <w:sz w:val="21"/>
          <w:szCs w:val="21"/>
          <w:lang w:val="en-US"/>
          <w14:ligatures w14:val="none"/>
        </w:rPr>
        <w:t>;</w:t>
      </w:r>
    </w:p>
    <w:p w14:paraId="13E5D42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C5334">
        <w:rPr>
          <w:rFonts w:ascii="Consolas" w:eastAsia="Times New Roman" w:hAnsi="Consolas" w:cs="Times New Roman"/>
          <w:color w:val="92D050"/>
          <w:kern w:val="0"/>
          <w:sz w:val="21"/>
          <w:szCs w:val="21"/>
          <w:lang w:val="en-US"/>
          <w14:ligatures w14:val="none"/>
        </w:rPr>
        <w:t>END //</w:t>
      </w:r>
    </w:p>
    <w:p w14:paraId="7307CFC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0DB9E9D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Verify workshop capacity before booking</w:t>
      </w:r>
    </w:p>
    <w:p w14:paraId="304BD483"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3F7251">
        <w:rPr>
          <w:rFonts w:ascii="Consolas" w:eastAsia="Times New Roman" w:hAnsi="Consolas" w:cs="Times New Roman"/>
          <w:color w:val="92D050"/>
          <w:kern w:val="0"/>
          <w:sz w:val="21"/>
          <w:szCs w:val="21"/>
          <w:lang w:val="en-US"/>
          <w14:ligatures w14:val="none"/>
        </w:rPr>
        <w:t xml:space="preserve">CREATE TRIGGER </w:t>
      </w:r>
      <w:proofErr w:type="spellStart"/>
      <w:r w:rsidRPr="00F21157">
        <w:rPr>
          <w:rFonts w:ascii="Consolas" w:eastAsia="Times New Roman" w:hAnsi="Consolas" w:cs="Times New Roman"/>
          <w:color w:val="D4D4D4"/>
          <w:kern w:val="0"/>
          <w:sz w:val="21"/>
          <w:szCs w:val="21"/>
          <w:lang w:val="en-US"/>
          <w14:ligatures w14:val="none"/>
        </w:rPr>
        <w:t>check_workshop_capacity</w:t>
      </w:r>
      <w:proofErr w:type="spellEnd"/>
    </w:p>
    <w:p w14:paraId="68247A6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3F7251">
        <w:rPr>
          <w:rFonts w:ascii="Consolas" w:eastAsia="Times New Roman" w:hAnsi="Consolas" w:cs="Times New Roman"/>
          <w:color w:val="92D050"/>
          <w:kern w:val="0"/>
          <w:sz w:val="21"/>
          <w:szCs w:val="21"/>
          <w:lang w:val="en-US"/>
          <w14:ligatures w14:val="none"/>
        </w:rPr>
        <w:t xml:space="preserve">BEFORE INSERT ON </w:t>
      </w:r>
      <w:r w:rsidRPr="00F21157">
        <w:rPr>
          <w:rFonts w:ascii="Consolas" w:eastAsia="Times New Roman" w:hAnsi="Consolas" w:cs="Times New Roman"/>
          <w:color w:val="D4D4D4"/>
          <w:kern w:val="0"/>
          <w:sz w:val="21"/>
          <w:szCs w:val="21"/>
          <w:lang w:val="en-US"/>
          <w14:ligatures w14:val="none"/>
        </w:rPr>
        <w:t>Booking</w:t>
      </w:r>
    </w:p>
    <w:p w14:paraId="5A78D94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3F7251">
        <w:rPr>
          <w:rFonts w:ascii="Consolas" w:eastAsia="Times New Roman" w:hAnsi="Consolas" w:cs="Times New Roman"/>
          <w:color w:val="92D050"/>
          <w:kern w:val="0"/>
          <w:sz w:val="21"/>
          <w:szCs w:val="21"/>
          <w:lang w:val="en-US"/>
          <w14:ligatures w14:val="none"/>
        </w:rPr>
        <w:t xml:space="preserve">FOR </w:t>
      </w:r>
      <w:r w:rsidRPr="00F21157">
        <w:rPr>
          <w:rFonts w:ascii="Consolas" w:eastAsia="Times New Roman" w:hAnsi="Consolas" w:cs="Times New Roman"/>
          <w:color w:val="D4D4D4"/>
          <w:kern w:val="0"/>
          <w:sz w:val="21"/>
          <w:szCs w:val="21"/>
          <w:lang w:val="en-US"/>
          <w14:ligatures w14:val="none"/>
        </w:rPr>
        <w:t xml:space="preserve">EACH </w:t>
      </w:r>
      <w:r w:rsidRPr="003F7251">
        <w:rPr>
          <w:rFonts w:ascii="Consolas" w:eastAsia="Times New Roman" w:hAnsi="Consolas" w:cs="Times New Roman"/>
          <w:color w:val="92D050"/>
          <w:kern w:val="0"/>
          <w:sz w:val="21"/>
          <w:szCs w:val="21"/>
          <w:lang w:val="en-US"/>
          <w14:ligatures w14:val="none"/>
        </w:rPr>
        <w:t>ROW</w:t>
      </w:r>
    </w:p>
    <w:p w14:paraId="6935199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3F7251">
        <w:rPr>
          <w:rFonts w:ascii="Consolas" w:eastAsia="Times New Roman" w:hAnsi="Consolas" w:cs="Times New Roman"/>
          <w:color w:val="92D050"/>
          <w:kern w:val="0"/>
          <w:sz w:val="21"/>
          <w:szCs w:val="21"/>
          <w:lang w:val="en-US"/>
          <w14:ligatures w14:val="none"/>
        </w:rPr>
        <w:t>BEGIN</w:t>
      </w:r>
    </w:p>
    <w:p w14:paraId="3522AB2A"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DECLARE </w:t>
      </w:r>
      <w:proofErr w:type="spellStart"/>
      <w:r w:rsidRPr="00F21157">
        <w:rPr>
          <w:rFonts w:ascii="Consolas" w:eastAsia="Times New Roman" w:hAnsi="Consolas" w:cs="Times New Roman"/>
          <w:color w:val="D4D4D4"/>
          <w:kern w:val="0"/>
          <w:sz w:val="21"/>
          <w:szCs w:val="21"/>
          <w:lang w:val="en-US"/>
          <w14:ligatures w14:val="none"/>
        </w:rPr>
        <w:t>current_participants</w:t>
      </w:r>
      <w:proofErr w:type="spellEnd"/>
      <w:r w:rsidRPr="00F21157">
        <w:rPr>
          <w:rFonts w:ascii="Consolas" w:eastAsia="Times New Roman" w:hAnsi="Consolas" w:cs="Times New Roman"/>
          <w:color w:val="D4D4D4"/>
          <w:kern w:val="0"/>
          <w:sz w:val="21"/>
          <w:szCs w:val="21"/>
          <w:lang w:val="en-US"/>
          <w14:ligatures w14:val="none"/>
        </w:rPr>
        <w:t xml:space="preserve"> INT;</w:t>
      </w:r>
    </w:p>
    <w:p w14:paraId="0E0D3BC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DECLARE </w:t>
      </w:r>
      <w:proofErr w:type="spellStart"/>
      <w:r w:rsidRPr="00F21157">
        <w:rPr>
          <w:rFonts w:ascii="Consolas" w:eastAsia="Times New Roman" w:hAnsi="Consolas" w:cs="Times New Roman"/>
          <w:color w:val="D4D4D4"/>
          <w:kern w:val="0"/>
          <w:sz w:val="21"/>
          <w:szCs w:val="21"/>
          <w:lang w:val="en-US"/>
          <w14:ligatures w14:val="none"/>
        </w:rPr>
        <w:t>max_cap</w:t>
      </w:r>
      <w:proofErr w:type="spellEnd"/>
      <w:r w:rsidRPr="00F21157">
        <w:rPr>
          <w:rFonts w:ascii="Consolas" w:eastAsia="Times New Roman" w:hAnsi="Consolas" w:cs="Times New Roman"/>
          <w:color w:val="D4D4D4"/>
          <w:kern w:val="0"/>
          <w:sz w:val="21"/>
          <w:szCs w:val="21"/>
          <w:lang w:val="en-US"/>
          <w14:ligatures w14:val="none"/>
        </w:rPr>
        <w:t xml:space="preserve"> SMALLINT;</w:t>
      </w:r>
    </w:p>
    <w:p w14:paraId="2CBB331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24A48FA4"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Count the number of existing bookings for this workshop</w:t>
      </w:r>
    </w:p>
    <w:p w14:paraId="5827519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SELECT </w:t>
      </w:r>
      <w:proofErr w:type="gramStart"/>
      <w:r w:rsidRPr="00F21157">
        <w:rPr>
          <w:rFonts w:ascii="Consolas" w:eastAsia="Times New Roman" w:hAnsi="Consolas" w:cs="Times New Roman"/>
          <w:color w:val="D4D4D4"/>
          <w:kern w:val="0"/>
          <w:sz w:val="21"/>
          <w:szCs w:val="21"/>
          <w:lang w:val="en-US"/>
          <w14:ligatures w14:val="none"/>
        </w:rPr>
        <w:t>COUNT</w:t>
      </w:r>
      <w:r w:rsidRPr="003F7251">
        <w:rPr>
          <w:rFonts w:ascii="Consolas" w:eastAsia="Times New Roman" w:hAnsi="Consolas" w:cs="Times New Roman"/>
          <w:color w:val="92D050"/>
          <w:kern w:val="0"/>
          <w:sz w:val="21"/>
          <w:szCs w:val="21"/>
          <w:lang w:val="en-US"/>
          <w14:ligatures w14:val="none"/>
        </w:rPr>
        <w:t>(</w:t>
      </w:r>
      <w:proofErr w:type="gramEnd"/>
      <w:r w:rsidRPr="003F7251">
        <w:rPr>
          <w:rFonts w:ascii="Consolas" w:eastAsia="Times New Roman" w:hAnsi="Consolas" w:cs="Times New Roman"/>
          <w:color w:val="92D050"/>
          <w:kern w:val="0"/>
          <w:sz w:val="21"/>
          <w:szCs w:val="21"/>
          <w:lang w:val="en-US"/>
          <w14:ligatures w14:val="none"/>
        </w:rPr>
        <w:t xml:space="preserve">*) INTO </w:t>
      </w:r>
      <w:proofErr w:type="spellStart"/>
      <w:r w:rsidRPr="00F21157">
        <w:rPr>
          <w:rFonts w:ascii="Consolas" w:eastAsia="Times New Roman" w:hAnsi="Consolas" w:cs="Times New Roman"/>
          <w:color w:val="D4D4D4"/>
          <w:kern w:val="0"/>
          <w:sz w:val="21"/>
          <w:szCs w:val="21"/>
          <w:lang w:val="en-US"/>
          <w14:ligatures w14:val="none"/>
        </w:rPr>
        <w:t>current_participants</w:t>
      </w:r>
      <w:proofErr w:type="spellEnd"/>
      <w:r w:rsidRPr="00F21157">
        <w:rPr>
          <w:rFonts w:ascii="Consolas" w:eastAsia="Times New Roman" w:hAnsi="Consolas" w:cs="Times New Roman"/>
          <w:color w:val="D4D4D4"/>
          <w:kern w:val="0"/>
          <w:sz w:val="21"/>
          <w:szCs w:val="21"/>
          <w:lang w:val="en-US"/>
          <w14:ligatures w14:val="none"/>
        </w:rPr>
        <w:t xml:space="preserve"> </w:t>
      </w:r>
    </w:p>
    <w:p w14:paraId="7771942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FROM </w:t>
      </w:r>
      <w:r w:rsidRPr="00F21157">
        <w:rPr>
          <w:rFonts w:ascii="Consolas" w:eastAsia="Times New Roman" w:hAnsi="Consolas" w:cs="Times New Roman"/>
          <w:color w:val="D4D4D4"/>
          <w:kern w:val="0"/>
          <w:sz w:val="21"/>
          <w:szCs w:val="21"/>
          <w:lang w:val="en-US"/>
          <w14:ligatures w14:val="none"/>
        </w:rPr>
        <w:t xml:space="preserve">Booking </w:t>
      </w:r>
    </w:p>
    <w:p w14:paraId="5B4D598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WHERE </w:t>
      </w:r>
      <w:proofErr w:type="spellStart"/>
      <w:r w:rsidRPr="00F21157">
        <w:rPr>
          <w:rFonts w:ascii="Consolas" w:eastAsia="Times New Roman" w:hAnsi="Consolas" w:cs="Times New Roman"/>
          <w:color w:val="D4D4D4"/>
          <w:kern w:val="0"/>
          <w:sz w:val="21"/>
          <w:szCs w:val="21"/>
          <w:lang w:val="en-US"/>
          <w14:ligatures w14:val="none"/>
        </w:rPr>
        <w:t>workshop_id</w:t>
      </w:r>
      <w:proofErr w:type="spellEnd"/>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NEW.workshop_id</w:t>
      </w:r>
      <w:proofErr w:type="spellEnd"/>
      <w:r w:rsidRPr="00F21157">
        <w:rPr>
          <w:rFonts w:ascii="Consolas" w:eastAsia="Times New Roman" w:hAnsi="Consolas" w:cs="Times New Roman"/>
          <w:color w:val="D4D4D4"/>
          <w:kern w:val="0"/>
          <w:sz w:val="21"/>
          <w:szCs w:val="21"/>
          <w:lang w:val="en-US"/>
          <w14:ligatures w14:val="none"/>
        </w:rPr>
        <w:t>;</w:t>
      </w:r>
    </w:p>
    <w:p w14:paraId="4170AD9E"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1AC15FDE"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Retrieve the maximum capacity of the workshop</w:t>
      </w:r>
    </w:p>
    <w:p w14:paraId="0787767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SELECT </w:t>
      </w:r>
      <w:proofErr w:type="spellStart"/>
      <w:r w:rsidRPr="00F21157">
        <w:rPr>
          <w:rFonts w:ascii="Consolas" w:eastAsia="Times New Roman" w:hAnsi="Consolas" w:cs="Times New Roman"/>
          <w:color w:val="D4D4D4"/>
          <w:kern w:val="0"/>
          <w:sz w:val="21"/>
          <w:szCs w:val="21"/>
          <w:lang w:val="en-US"/>
          <w14:ligatures w14:val="none"/>
        </w:rPr>
        <w:t>max_participants</w:t>
      </w:r>
      <w:proofErr w:type="spellEnd"/>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INTO </w:t>
      </w:r>
      <w:proofErr w:type="spellStart"/>
      <w:r w:rsidRPr="00F21157">
        <w:rPr>
          <w:rFonts w:ascii="Consolas" w:eastAsia="Times New Roman" w:hAnsi="Consolas" w:cs="Times New Roman"/>
          <w:color w:val="D4D4D4"/>
          <w:kern w:val="0"/>
          <w:sz w:val="21"/>
          <w:szCs w:val="21"/>
          <w:lang w:val="en-US"/>
          <w14:ligatures w14:val="none"/>
        </w:rPr>
        <w:t>max_cap</w:t>
      </w:r>
      <w:proofErr w:type="spellEnd"/>
      <w:r w:rsidRPr="00F21157">
        <w:rPr>
          <w:rFonts w:ascii="Consolas" w:eastAsia="Times New Roman" w:hAnsi="Consolas" w:cs="Times New Roman"/>
          <w:color w:val="D4D4D4"/>
          <w:kern w:val="0"/>
          <w:sz w:val="21"/>
          <w:szCs w:val="21"/>
          <w:lang w:val="en-US"/>
          <w14:ligatures w14:val="none"/>
        </w:rPr>
        <w:t xml:space="preserve"> </w:t>
      </w:r>
    </w:p>
    <w:p w14:paraId="72D9145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FROM </w:t>
      </w:r>
      <w:r w:rsidRPr="00F21157">
        <w:rPr>
          <w:rFonts w:ascii="Consolas" w:eastAsia="Times New Roman" w:hAnsi="Consolas" w:cs="Times New Roman"/>
          <w:color w:val="D4D4D4"/>
          <w:kern w:val="0"/>
          <w:sz w:val="21"/>
          <w:szCs w:val="21"/>
          <w:lang w:val="en-US"/>
          <w14:ligatures w14:val="none"/>
        </w:rPr>
        <w:t xml:space="preserve">Workshop </w:t>
      </w:r>
    </w:p>
    <w:p w14:paraId="0CED33C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WHERE </w:t>
      </w:r>
      <w:proofErr w:type="spellStart"/>
      <w:r w:rsidRPr="00F21157">
        <w:rPr>
          <w:rFonts w:ascii="Consolas" w:eastAsia="Times New Roman" w:hAnsi="Consolas" w:cs="Times New Roman"/>
          <w:color w:val="D4D4D4"/>
          <w:kern w:val="0"/>
          <w:sz w:val="21"/>
          <w:szCs w:val="21"/>
          <w:lang w:val="en-US"/>
          <w14:ligatures w14:val="none"/>
        </w:rPr>
        <w:t>workshop_id</w:t>
      </w:r>
      <w:proofErr w:type="spellEnd"/>
      <w:r w:rsidRPr="00F21157">
        <w:rPr>
          <w:rFonts w:ascii="Consolas" w:eastAsia="Times New Roman" w:hAnsi="Consolas" w:cs="Times New Roman"/>
          <w:color w:val="D4D4D4"/>
          <w:kern w:val="0"/>
          <w:sz w:val="21"/>
          <w:szCs w:val="21"/>
          <w:lang w:val="en-US"/>
          <w14:ligatures w14:val="none"/>
        </w:rPr>
        <w:t xml:space="preserve"> </w:t>
      </w:r>
      <w:r w:rsidRPr="003F7251">
        <w:rPr>
          <w:rFonts w:ascii="Consolas" w:eastAsia="Times New Roman" w:hAnsi="Consolas" w:cs="Times New Roman"/>
          <w:color w:val="92D050"/>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NEW.workshop_id</w:t>
      </w:r>
      <w:proofErr w:type="spellEnd"/>
      <w:r w:rsidRPr="00F21157">
        <w:rPr>
          <w:rFonts w:ascii="Consolas" w:eastAsia="Times New Roman" w:hAnsi="Consolas" w:cs="Times New Roman"/>
          <w:color w:val="D4D4D4"/>
          <w:kern w:val="0"/>
          <w:sz w:val="21"/>
          <w:szCs w:val="21"/>
          <w:lang w:val="en-US"/>
          <w14:ligatures w14:val="none"/>
        </w:rPr>
        <w:t>;</w:t>
      </w:r>
    </w:p>
    <w:p w14:paraId="02E836B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21886AD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If capacity is reached or exceeded, block the insertion</w:t>
      </w:r>
    </w:p>
    <w:p w14:paraId="0976A754"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D61FD3">
        <w:rPr>
          <w:rFonts w:ascii="Consolas" w:eastAsia="Times New Roman" w:hAnsi="Consolas" w:cs="Times New Roman"/>
          <w:color w:val="92D050"/>
          <w:kern w:val="0"/>
          <w:sz w:val="21"/>
          <w:szCs w:val="21"/>
          <w:lang w:val="en-US"/>
          <w14:ligatures w14:val="none"/>
        </w:rPr>
        <w:t>IF</w:t>
      </w:r>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current_participants</w:t>
      </w:r>
      <w:proofErr w:type="spellEnd"/>
      <w:r w:rsidRPr="00F21157">
        <w:rPr>
          <w:rFonts w:ascii="Consolas" w:eastAsia="Times New Roman" w:hAnsi="Consolas" w:cs="Times New Roman"/>
          <w:color w:val="D4D4D4"/>
          <w:kern w:val="0"/>
          <w:sz w:val="21"/>
          <w:szCs w:val="21"/>
          <w:lang w:val="en-US"/>
          <w14:ligatures w14:val="none"/>
        </w:rPr>
        <w:t xml:space="preserve"> </w:t>
      </w:r>
      <w:r w:rsidRPr="00D61FD3">
        <w:rPr>
          <w:rFonts w:ascii="Consolas" w:eastAsia="Times New Roman" w:hAnsi="Consolas" w:cs="Times New Roman"/>
          <w:color w:val="92D050"/>
          <w:kern w:val="0"/>
          <w:sz w:val="21"/>
          <w:szCs w:val="21"/>
          <w:lang w:val="en-US"/>
          <w14:ligatures w14:val="none"/>
        </w:rPr>
        <w:t xml:space="preserve">&gt;= </w:t>
      </w:r>
      <w:proofErr w:type="spellStart"/>
      <w:r w:rsidRPr="00F21157">
        <w:rPr>
          <w:rFonts w:ascii="Consolas" w:eastAsia="Times New Roman" w:hAnsi="Consolas" w:cs="Times New Roman"/>
          <w:color w:val="D4D4D4"/>
          <w:kern w:val="0"/>
          <w:sz w:val="21"/>
          <w:szCs w:val="21"/>
          <w:lang w:val="en-US"/>
          <w14:ligatures w14:val="none"/>
        </w:rPr>
        <w:t>max_cap</w:t>
      </w:r>
      <w:proofErr w:type="spellEnd"/>
      <w:r w:rsidRPr="00F21157">
        <w:rPr>
          <w:rFonts w:ascii="Consolas" w:eastAsia="Times New Roman" w:hAnsi="Consolas" w:cs="Times New Roman"/>
          <w:color w:val="D4D4D4"/>
          <w:kern w:val="0"/>
          <w:sz w:val="21"/>
          <w:szCs w:val="21"/>
          <w:lang w:val="en-US"/>
          <w14:ligatures w14:val="none"/>
        </w:rPr>
        <w:t xml:space="preserve"> </w:t>
      </w:r>
      <w:r w:rsidRPr="00D61FD3">
        <w:rPr>
          <w:rFonts w:ascii="Consolas" w:eastAsia="Times New Roman" w:hAnsi="Consolas" w:cs="Times New Roman"/>
          <w:color w:val="92D050"/>
          <w:kern w:val="0"/>
          <w:sz w:val="21"/>
          <w:szCs w:val="21"/>
          <w:lang w:val="en-US"/>
          <w14:ligatures w14:val="none"/>
        </w:rPr>
        <w:t>THEN</w:t>
      </w:r>
    </w:p>
    <w:p w14:paraId="27FDEC0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SIGNAL SQLSTATE '45000' </w:t>
      </w:r>
    </w:p>
    <w:p w14:paraId="53539577"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D61FD3">
        <w:rPr>
          <w:rFonts w:ascii="Consolas" w:eastAsia="Times New Roman" w:hAnsi="Consolas" w:cs="Times New Roman"/>
          <w:color w:val="92D050"/>
          <w:kern w:val="0"/>
          <w:sz w:val="21"/>
          <w:szCs w:val="21"/>
          <w:lang w:val="en-US"/>
          <w14:ligatures w14:val="none"/>
        </w:rPr>
        <w:t xml:space="preserve">SET </w:t>
      </w:r>
      <w:r w:rsidRPr="00F21157">
        <w:rPr>
          <w:rFonts w:ascii="Consolas" w:eastAsia="Times New Roman" w:hAnsi="Consolas" w:cs="Times New Roman"/>
          <w:color w:val="D4D4D4"/>
          <w:kern w:val="0"/>
          <w:sz w:val="21"/>
          <w:szCs w:val="21"/>
          <w:lang w:val="en-US"/>
          <w14:ligatures w14:val="none"/>
        </w:rPr>
        <w:t xml:space="preserve">MESSAGE_TEXT </w:t>
      </w:r>
      <w:r w:rsidRPr="00D61FD3">
        <w:rPr>
          <w:rFonts w:ascii="Consolas" w:eastAsia="Times New Roman" w:hAnsi="Consolas" w:cs="Times New Roman"/>
          <w:color w:val="92D050"/>
          <w:kern w:val="0"/>
          <w:sz w:val="21"/>
          <w:szCs w:val="21"/>
          <w:lang w:val="en-US"/>
          <w14:ligatures w14:val="none"/>
        </w:rPr>
        <w:t xml:space="preserve">= </w:t>
      </w:r>
      <w:r w:rsidRPr="00F21157">
        <w:rPr>
          <w:rFonts w:ascii="Consolas" w:eastAsia="Times New Roman" w:hAnsi="Consolas" w:cs="Times New Roman"/>
          <w:color w:val="D4D4D4"/>
          <w:kern w:val="0"/>
          <w:sz w:val="21"/>
          <w:szCs w:val="21"/>
          <w:lang w:val="en-US"/>
          <w14:ligatures w14:val="none"/>
        </w:rPr>
        <w:t>'Error: This workshop has already reached its maximum capacity.';</w:t>
      </w:r>
    </w:p>
    <w:p w14:paraId="4899CB6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D61FD3">
        <w:rPr>
          <w:rFonts w:ascii="Consolas" w:eastAsia="Times New Roman" w:hAnsi="Consolas" w:cs="Times New Roman"/>
          <w:color w:val="92D050"/>
          <w:kern w:val="0"/>
          <w:sz w:val="21"/>
          <w:szCs w:val="21"/>
          <w:lang w:val="en-US"/>
          <w14:ligatures w14:val="none"/>
        </w:rPr>
        <w:t>END IF</w:t>
      </w:r>
      <w:r w:rsidRPr="00F21157">
        <w:rPr>
          <w:rFonts w:ascii="Consolas" w:eastAsia="Times New Roman" w:hAnsi="Consolas" w:cs="Times New Roman"/>
          <w:color w:val="D4D4D4"/>
          <w:kern w:val="0"/>
          <w:sz w:val="21"/>
          <w:szCs w:val="21"/>
          <w:lang w:val="en-US"/>
          <w14:ligatures w14:val="none"/>
        </w:rPr>
        <w:t>;</w:t>
      </w:r>
    </w:p>
    <w:p w14:paraId="4F1DDC3A"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D61FD3">
        <w:rPr>
          <w:rFonts w:ascii="Consolas" w:eastAsia="Times New Roman" w:hAnsi="Consolas" w:cs="Times New Roman"/>
          <w:color w:val="92D050"/>
          <w:kern w:val="0"/>
          <w:sz w:val="21"/>
          <w:szCs w:val="21"/>
          <w:lang w:val="en-US"/>
          <w14:ligatures w14:val="none"/>
        </w:rPr>
        <w:t>END //</w:t>
      </w:r>
    </w:p>
    <w:p w14:paraId="47968FC9"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616EF6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roofErr w:type="gramStart"/>
      <w:r w:rsidRPr="00F21157">
        <w:rPr>
          <w:rFonts w:ascii="Consolas" w:eastAsia="Times New Roman" w:hAnsi="Consolas" w:cs="Times New Roman"/>
          <w:color w:val="D4D4D4"/>
          <w:kern w:val="0"/>
          <w:sz w:val="21"/>
          <w:szCs w:val="21"/>
          <w:lang w:val="en-US"/>
          <w14:ligatures w14:val="none"/>
        </w:rPr>
        <w:t>DELIMITER ;</w:t>
      </w:r>
      <w:proofErr w:type="gramEnd"/>
    </w:p>
    <w:p w14:paraId="68EA4283" w14:textId="77777777" w:rsidR="008000D7" w:rsidRDefault="008000D7" w:rsidP="008000D7">
      <w:pPr>
        <w:rPr>
          <w:lang w:val="en-US"/>
        </w:rPr>
      </w:pPr>
    </w:p>
    <w:p w14:paraId="7E06998A" w14:textId="5E67991B" w:rsidR="008000D7" w:rsidRDefault="008000D7" w:rsidP="008000D7">
      <w:pPr>
        <w:rPr>
          <w:lang w:val="en-US"/>
        </w:rPr>
      </w:pPr>
      <w:r>
        <w:rPr>
          <w:lang w:val="en-US"/>
        </w:rPr>
        <w:t xml:space="preserve">STORED PROCEDURE &amp; FUNCTIONS </w:t>
      </w:r>
      <w:r w:rsidR="002A33F3">
        <w:rPr>
          <w:lang w:val="en-US"/>
        </w:rPr>
        <w:t>implemented:</w:t>
      </w:r>
      <w:r>
        <w:rPr>
          <w:lang w:val="en-US"/>
        </w:rPr>
        <w:t xml:space="preserve"> </w:t>
      </w:r>
    </w:p>
    <w:p w14:paraId="5E3D504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lastRenderedPageBreak/>
        <w:t>-- Function: Return the current number of participants for a given workshop</w:t>
      </w:r>
    </w:p>
    <w:p w14:paraId="713E558A"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CREATE FUNCTION </w:t>
      </w:r>
      <w:proofErr w:type="spellStart"/>
      <w:r w:rsidRPr="00F21157">
        <w:rPr>
          <w:rFonts w:ascii="Consolas" w:eastAsia="Times New Roman" w:hAnsi="Consolas" w:cs="Times New Roman"/>
          <w:color w:val="D4D4D4"/>
          <w:kern w:val="0"/>
          <w:sz w:val="21"/>
          <w:szCs w:val="21"/>
          <w:lang w:val="en-US"/>
          <w14:ligatures w14:val="none"/>
        </w:rPr>
        <w:t>get_workshop_participants_</w:t>
      </w:r>
      <w:proofErr w:type="gramStart"/>
      <w:r w:rsidRPr="00F21157">
        <w:rPr>
          <w:rFonts w:ascii="Consolas" w:eastAsia="Times New Roman" w:hAnsi="Consolas" w:cs="Times New Roman"/>
          <w:color w:val="D4D4D4"/>
          <w:kern w:val="0"/>
          <w:sz w:val="21"/>
          <w:szCs w:val="21"/>
          <w:lang w:val="en-US"/>
          <w14:ligatures w14:val="none"/>
        </w:rPr>
        <w:t>count</w:t>
      </w:r>
      <w:proofErr w:type="spellEnd"/>
      <w:r w:rsidRPr="00F21157">
        <w:rPr>
          <w:rFonts w:ascii="Consolas" w:eastAsia="Times New Roman" w:hAnsi="Consolas" w:cs="Times New Roman"/>
          <w:color w:val="D4D4D4"/>
          <w:kern w:val="0"/>
          <w:sz w:val="21"/>
          <w:szCs w:val="21"/>
          <w:lang w:val="en-US"/>
          <w14:ligatures w14:val="none"/>
        </w:rPr>
        <w:t>(</w:t>
      </w:r>
      <w:proofErr w:type="spellStart"/>
      <w:proofErr w:type="gramEnd"/>
      <w:r w:rsidRPr="00F21157">
        <w:rPr>
          <w:rFonts w:ascii="Consolas" w:eastAsia="Times New Roman" w:hAnsi="Consolas" w:cs="Times New Roman"/>
          <w:color w:val="D4D4D4"/>
          <w:kern w:val="0"/>
          <w:sz w:val="21"/>
          <w:szCs w:val="21"/>
          <w:lang w:val="en-US"/>
          <w14:ligatures w14:val="none"/>
        </w:rPr>
        <w:t>p_workshop_id</w:t>
      </w:r>
      <w:proofErr w:type="spellEnd"/>
      <w:r w:rsidRPr="00F21157">
        <w:rPr>
          <w:rFonts w:ascii="Consolas" w:eastAsia="Times New Roman" w:hAnsi="Consolas" w:cs="Times New Roman"/>
          <w:color w:val="D4D4D4"/>
          <w:kern w:val="0"/>
          <w:sz w:val="21"/>
          <w:szCs w:val="21"/>
          <w:lang w:val="en-US"/>
          <w14:ligatures w14:val="none"/>
        </w:rPr>
        <w:t xml:space="preserve"> INT)</w:t>
      </w:r>
    </w:p>
    <w:p w14:paraId="7F64787A"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RETURNS INT</w:t>
      </w:r>
    </w:p>
    <w:p w14:paraId="4C6EEF8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DETERMINISTIC</w:t>
      </w:r>
    </w:p>
    <w:p w14:paraId="56E72C8F"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READS SQL DATA</w:t>
      </w:r>
    </w:p>
    <w:p w14:paraId="7DA55E16"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BEGIN</w:t>
      </w:r>
    </w:p>
    <w:p w14:paraId="4C1760A9"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DECLARE </w:t>
      </w:r>
      <w:proofErr w:type="spellStart"/>
      <w:r w:rsidRPr="00F21157">
        <w:rPr>
          <w:rFonts w:ascii="Consolas" w:eastAsia="Times New Roman" w:hAnsi="Consolas" w:cs="Times New Roman"/>
          <w:color w:val="D4D4D4"/>
          <w:kern w:val="0"/>
          <w:sz w:val="21"/>
          <w:szCs w:val="21"/>
          <w:lang w:val="en-US"/>
          <w14:ligatures w14:val="none"/>
        </w:rPr>
        <w:t>participant_count</w:t>
      </w:r>
      <w:proofErr w:type="spellEnd"/>
      <w:r w:rsidRPr="00F21157">
        <w:rPr>
          <w:rFonts w:ascii="Consolas" w:eastAsia="Times New Roman" w:hAnsi="Consolas" w:cs="Times New Roman"/>
          <w:color w:val="D4D4D4"/>
          <w:kern w:val="0"/>
          <w:sz w:val="21"/>
          <w:szCs w:val="21"/>
          <w:lang w:val="en-US"/>
          <w14:ligatures w14:val="none"/>
        </w:rPr>
        <w:t xml:space="preserve"> INT;</w:t>
      </w:r>
    </w:p>
    <w:p w14:paraId="37E4182D"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44803596"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SELECT </w:t>
      </w:r>
      <w:proofErr w:type="gramStart"/>
      <w:r w:rsidRPr="00F21157">
        <w:rPr>
          <w:rFonts w:ascii="Consolas" w:eastAsia="Times New Roman" w:hAnsi="Consolas" w:cs="Times New Roman"/>
          <w:color w:val="D4D4D4"/>
          <w:kern w:val="0"/>
          <w:sz w:val="21"/>
          <w:szCs w:val="21"/>
          <w:lang w:val="en-US"/>
          <w14:ligatures w14:val="none"/>
        </w:rPr>
        <w:t>COUNT(</w:t>
      </w:r>
      <w:proofErr w:type="gramEnd"/>
      <w:r w:rsidRPr="00F21157">
        <w:rPr>
          <w:rFonts w:ascii="Consolas" w:eastAsia="Times New Roman" w:hAnsi="Consolas" w:cs="Times New Roman"/>
          <w:color w:val="D4D4D4"/>
          <w:kern w:val="0"/>
          <w:sz w:val="21"/>
          <w:szCs w:val="21"/>
          <w:lang w:val="en-US"/>
          <w14:ligatures w14:val="none"/>
        </w:rPr>
        <w:t xml:space="preserve">*) INTO </w:t>
      </w:r>
      <w:proofErr w:type="spellStart"/>
      <w:r w:rsidRPr="00F21157">
        <w:rPr>
          <w:rFonts w:ascii="Consolas" w:eastAsia="Times New Roman" w:hAnsi="Consolas" w:cs="Times New Roman"/>
          <w:color w:val="D4D4D4"/>
          <w:kern w:val="0"/>
          <w:sz w:val="21"/>
          <w:szCs w:val="21"/>
          <w:lang w:val="en-US"/>
          <w14:ligatures w14:val="none"/>
        </w:rPr>
        <w:t>participant_count</w:t>
      </w:r>
      <w:proofErr w:type="spellEnd"/>
    </w:p>
    <w:p w14:paraId="0594A106"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FROM Booking</w:t>
      </w:r>
    </w:p>
    <w:p w14:paraId="31F21B6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WHERE </w:t>
      </w:r>
      <w:proofErr w:type="spellStart"/>
      <w:r w:rsidRPr="00F21157">
        <w:rPr>
          <w:rFonts w:ascii="Consolas" w:eastAsia="Times New Roman" w:hAnsi="Consolas" w:cs="Times New Roman"/>
          <w:color w:val="D4D4D4"/>
          <w:kern w:val="0"/>
          <w:sz w:val="21"/>
          <w:szCs w:val="21"/>
          <w:lang w:val="en-US"/>
          <w14:ligatures w14:val="none"/>
        </w:rPr>
        <w:t>workshop_id</w:t>
      </w:r>
      <w:proofErr w:type="spellEnd"/>
      <w:r w:rsidRPr="00F21157">
        <w:rPr>
          <w:rFonts w:ascii="Consolas" w:eastAsia="Times New Roman" w:hAnsi="Consolas" w:cs="Times New Roman"/>
          <w:color w:val="D4D4D4"/>
          <w:kern w:val="0"/>
          <w:sz w:val="21"/>
          <w:szCs w:val="21"/>
          <w:lang w:val="en-US"/>
          <w14:ligatures w14:val="none"/>
        </w:rPr>
        <w:t xml:space="preserve"> = </w:t>
      </w:r>
      <w:proofErr w:type="spellStart"/>
      <w:r w:rsidRPr="00F21157">
        <w:rPr>
          <w:rFonts w:ascii="Consolas" w:eastAsia="Times New Roman" w:hAnsi="Consolas" w:cs="Times New Roman"/>
          <w:color w:val="D4D4D4"/>
          <w:kern w:val="0"/>
          <w:sz w:val="21"/>
          <w:szCs w:val="21"/>
          <w:lang w:val="en-US"/>
          <w14:ligatures w14:val="none"/>
        </w:rPr>
        <w:t>p_workshop_id</w:t>
      </w:r>
      <w:proofErr w:type="spellEnd"/>
      <w:r w:rsidRPr="00F21157">
        <w:rPr>
          <w:rFonts w:ascii="Consolas" w:eastAsia="Times New Roman" w:hAnsi="Consolas" w:cs="Times New Roman"/>
          <w:color w:val="D4D4D4"/>
          <w:kern w:val="0"/>
          <w:sz w:val="21"/>
          <w:szCs w:val="21"/>
          <w:lang w:val="en-US"/>
          <w14:ligatures w14:val="none"/>
        </w:rPr>
        <w:t>;</w:t>
      </w:r>
    </w:p>
    <w:p w14:paraId="3011148F"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1A4E6DE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RETURN </w:t>
      </w:r>
      <w:proofErr w:type="spellStart"/>
      <w:r w:rsidRPr="00F21157">
        <w:rPr>
          <w:rFonts w:ascii="Consolas" w:eastAsia="Times New Roman" w:hAnsi="Consolas" w:cs="Times New Roman"/>
          <w:color w:val="D4D4D4"/>
          <w:kern w:val="0"/>
          <w:sz w:val="21"/>
          <w:szCs w:val="21"/>
          <w:lang w:val="en-US"/>
          <w14:ligatures w14:val="none"/>
        </w:rPr>
        <w:t>participant_count</w:t>
      </w:r>
      <w:proofErr w:type="spellEnd"/>
      <w:r w:rsidRPr="00F21157">
        <w:rPr>
          <w:rFonts w:ascii="Consolas" w:eastAsia="Times New Roman" w:hAnsi="Consolas" w:cs="Times New Roman"/>
          <w:color w:val="D4D4D4"/>
          <w:kern w:val="0"/>
          <w:sz w:val="21"/>
          <w:szCs w:val="21"/>
          <w:lang w:val="en-US"/>
          <w14:ligatures w14:val="none"/>
        </w:rPr>
        <w:t>;</w:t>
      </w:r>
    </w:p>
    <w:p w14:paraId="4DDAA9A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END //</w:t>
      </w:r>
    </w:p>
    <w:p w14:paraId="58AB661A"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278C5A4"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Procedure: Create a workshop and automatically register the artist if they do not exist</w:t>
      </w:r>
    </w:p>
    <w:p w14:paraId="2E43086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CREATE PROCEDURE </w:t>
      </w:r>
      <w:proofErr w:type="spellStart"/>
      <w:r w:rsidRPr="00F21157">
        <w:rPr>
          <w:rFonts w:ascii="Consolas" w:eastAsia="Times New Roman" w:hAnsi="Consolas" w:cs="Times New Roman"/>
          <w:color w:val="D4D4D4"/>
          <w:kern w:val="0"/>
          <w:sz w:val="21"/>
          <w:szCs w:val="21"/>
          <w:lang w:val="en-US"/>
          <w14:ligatures w14:val="none"/>
        </w:rPr>
        <w:t>create_workshop_with_</w:t>
      </w:r>
      <w:proofErr w:type="gramStart"/>
      <w:r w:rsidRPr="00F21157">
        <w:rPr>
          <w:rFonts w:ascii="Consolas" w:eastAsia="Times New Roman" w:hAnsi="Consolas" w:cs="Times New Roman"/>
          <w:color w:val="D4D4D4"/>
          <w:kern w:val="0"/>
          <w:sz w:val="21"/>
          <w:szCs w:val="21"/>
          <w:lang w:val="en-US"/>
          <w14:ligatures w14:val="none"/>
        </w:rPr>
        <w:t>artist</w:t>
      </w:r>
      <w:proofErr w:type="spellEnd"/>
      <w:r w:rsidRPr="00F21157">
        <w:rPr>
          <w:rFonts w:ascii="Consolas" w:eastAsia="Times New Roman" w:hAnsi="Consolas" w:cs="Times New Roman"/>
          <w:color w:val="D4D4D4"/>
          <w:kern w:val="0"/>
          <w:sz w:val="21"/>
          <w:szCs w:val="21"/>
          <w:lang w:val="en-US"/>
          <w14:ligatures w14:val="none"/>
        </w:rPr>
        <w:t>(</w:t>
      </w:r>
      <w:proofErr w:type="gramEnd"/>
    </w:p>
    <w:p w14:paraId="5CA56F57"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 </w:t>
      </w:r>
      <w:proofErr w:type="spellStart"/>
      <w:r w:rsidRPr="00F21157">
        <w:rPr>
          <w:rFonts w:ascii="Consolas" w:eastAsia="Times New Roman" w:hAnsi="Consolas" w:cs="Times New Roman"/>
          <w:color w:val="D4D4D4"/>
          <w:kern w:val="0"/>
          <w:sz w:val="21"/>
          <w:szCs w:val="21"/>
          <w:lang w:val="en-US"/>
          <w14:ligatures w14:val="none"/>
        </w:rPr>
        <w:t>p_artist_name</w:t>
      </w:r>
      <w:proofErr w:type="spellEnd"/>
      <w:r w:rsidRPr="00F21157">
        <w:rPr>
          <w:rFonts w:ascii="Consolas" w:eastAsia="Times New Roman" w:hAnsi="Consolas" w:cs="Times New Roman"/>
          <w:color w:val="D4D4D4"/>
          <w:kern w:val="0"/>
          <w:sz w:val="21"/>
          <w:szCs w:val="21"/>
          <w:lang w:val="en-US"/>
          <w14:ligatures w14:val="none"/>
        </w:rPr>
        <w:t xml:space="preserve"> </w:t>
      </w:r>
      <w:proofErr w:type="gramStart"/>
      <w:r w:rsidRPr="00F21157">
        <w:rPr>
          <w:rFonts w:ascii="Consolas" w:eastAsia="Times New Roman" w:hAnsi="Consolas" w:cs="Times New Roman"/>
          <w:color w:val="D4D4D4"/>
          <w:kern w:val="0"/>
          <w:sz w:val="21"/>
          <w:szCs w:val="21"/>
          <w:lang w:val="en-US"/>
          <w14:ligatures w14:val="none"/>
        </w:rPr>
        <w:t>VARCHAR(</w:t>
      </w:r>
      <w:proofErr w:type="gramEnd"/>
      <w:r w:rsidRPr="00F21157">
        <w:rPr>
          <w:rFonts w:ascii="Consolas" w:eastAsia="Times New Roman" w:hAnsi="Consolas" w:cs="Times New Roman"/>
          <w:color w:val="D4D4D4"/>
          <w:kern w:val="0"/>
          <w:sz w:val="21"/>
          <w:szCs w:val="21"/>
          <w:lang w:val="en-US"/>
          <w14:ligatures w14:val="none"/>
        </w:rPr>
        <w:t>50),</w:t>
      </w:r>
    </w:p>
    <w:p w14:paraId="51AD515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 </w:t>
      </w:r>
      <w:proofErr w:type="spellStart"/>
      <w:r w:rsidRPr="00F21157">
        <w:rPr>
          <w:rFonts w:ascii="Consolas" w:eastAsia="Times New Roman" w:hAnsi="Consolas" w:cs="Times New Roman"/>
          <w:color w:val="D4D4D4"/>
          <w:kern w:val="0"/>
          <w:sz w:val="21"/>
          <w:szCs w:val="21"/>
          <w:lang w:val="en-US"/>
          <w14:ligatures w14:val="none"/>
        </w:rPr>
        <w:t>p_artist_email</w:t>
      </w:r>
      <w:proofErr w:type="spellEnd"/>
      <w:r w:rsidRPr="00F21157">
        <w:rPr>
          <w:rFonts w:ascii="Consolas" w:eastAsia="Times New Roman" w:hAnsi="Consolas" w:cs="Times New Roman"/>
          <w:color w:val="D4D4D4"/>
          <w:kern w:val="0"/>
          <w:sz w:val="21"/>
          <w:szCs w:val="21"/>
          <w:lang w:val="en-US"/>
          <w14:ligatures w14:val="none"/>
        </w:rPr>
        <w:t xml:space="preserve"> </w:t>
      </w:r>
      <w:proofErr w:type="gramStart"/>
      <w:r w:rsidRPr="00F21157">
        <w:rPr>
          <w:rFonts w:ascii="Consolas" w:eastAsia="Times New Roman" w:hAnsi="Consolas" w:cs="Times New Roman"/>
          <w:color w:val="D4D4D4"/>
          <w:kern w:val="0"/>
          <w:sz w:val="21"/>
          <w:szCs w:val="21"/>
          <w:lang w:val="en-US"/>
          <w14:ligatures w14:val="none"/>
        </w:rPr>
        <w:t>VARCHAR(</w:t>
      </w:r>
      <w:proofErr w:type="gramEnd"/>
      <w:r w:rsidRPr="00F21157">
        <w:rPr>
          <w:rFonts w:ascii="Consolas" w:eastAsia="Times New Roman" w:hAnsi="Consolas" w:cs="Times New Roman"/>
          <w:color w:val="D4D4D4"/>
          <w:kern w:val="0"/>
          <w:sz w:val="21"/>
          <w:szCs w:val="21"/>
          <w:lang w:val="en-US"/>
          <w14:ligatures w14:val="none"/>
        </w:rPr>
        <w:t>50),</w:t>
      </w:r>
    </w:p>
    <w:p w14:paraId="011676A9"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 </w:t>
      </w:r>
      <w:proofErr w:type="spellStart"/>
      <w:r w:rsidRPr="00F21157">
        <w:rPr>
          <w:rFonts w:ascii="Consolas" w:eastAsia="Times New Roman" w:hAnsi="Consolas" w:cs="Times New Roman"/>
          <w:color w:val="D4D4D4"/>
          <w:kern w:val="0"/>
          <w:sz w:val="21"/>
          <w:szCs w:val="21"/>
          <w:lang w:val="en-US"/>
          <w14:ligatures w14:val="none"/>
        </w:rPr>
        <w:t>p_workshop_title</w:t>
      </w:r>
      <w:proofErr w:type="spellEnd"/>
      <w:r w:rsidRPr="00F21157">
        <w:rPr>
          <w:rFonts w:ascii="Consolas" w:eastAsia="Times New Roman" w:hAnsi="Consolas" w:cs="Times New Roman"/>
          <w:color w:val="D4D4D4"/>
          <w:kern w:val="0"/>
          <w:sz w:val="21"/>
          <w:szCs w:val="21"/>
          <w:lang w:val="en-US"/>
          <w14:ligatures w14:val="none"/>
        </w:rPr>
        <w:t xml:space="preserve"> </w:t>
      </w:r>
      <w:proofErr w:type="gramStart"/>
      <w:r w:rsidRPr="00F21157">
        <w:rPr>
          <w:rFonts w:ascii="Consolas" w:eastAsia="Times New Roman" w:hAnsi="Consolas" w:cs="Times New Roman"/>
          <w:color w:val="D4D4D4"/>
          <w:kern w:val="0"/>
          <w:sz w:val="21"/>
          <w:szCs w:val="21"/>
          <w:lang w:val="en-US"/>
          <w14:ligatures w14:val="none"/>
        </w:rPr>
        <w:t>VARCHAR(</w:t>
      </w:r>
      <w:proofErr w:type="gramEnd"/>
      <w:r w:rsidRPr="00F21157">
        <w:rPr>
          <w:rFonts w:ascii="Consolas" w:eastAsia="Times New Roman" w:hAnsi="Consolas" w:cs="Times New Roman"/>
          <w:color w:val="D4D4D4"/>
          <w:kern w:val="0"/>
          <w:sz w:val="21"/>
          <w:szCs w:val="21"/>
          <w:lang w:val="en-US"/>
          <w14:ligatures w14:val="none"/>
        </w:rPr>
        <w:t>50),</w:t>
      </w:r>
    </w:p>
    <w:p w14:paraId="55D2F52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 </w:t>
      </w:r>
      <w:proofErr w:type="spellStart"/>
      <w:r w:rsidRPr="00F21157">
        <w:rPr>
          <w:rFonts w:ascii="Consolas" w:eastAsia="Times New Roman" w:hAnsi="Consolas" w:cs="Times New Roman"/>
          <w:color w:val="D4D4D4"/>
          <w:kern w:val="0"/>
          <w:sz w:val="21"/>
          <w:szCs w:val="21"/>
          <w:lang w:val="en-US"/>
          <w14:ligatures w14:val="none"/>
        </w:rPr>
        <w:t>p_workshop_date</w:t>
      </w:r>
      <w:proofErr w:type="spellEnd"/>
      <w:r w:rsidRPr="00F21157">
        <w:rPr>
          <w:rFonts w:ascii="Consolas" w:eastAsia="Times New Roman" w:hAnsi="Consolas" w:cs="Times New Roman"/>
          <w:color w:val="D4D4D4"/>
          <w:kern w:val="0"/>
          <w:sz w:val="21"/>
          <w:szCs w:val="21"/>
          <w:lang w:val="en-US"/>
          <w14:ligatures w14:val="none"/>
        </w:rPr>
        <w:t xml:space="preserve"> DATE,</w:t>
      </w:r>
    </w:p>
    <w:p w14:paraId="1912D4A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 </w:t>
      </w:r>
      <w:proofErr w:type="spellStart"/>
      <w:r w:rsidRPr="00F21157">
        <w:rPr>
          <w:rFonts w:ascii="Consolas" w:eastAsia="Times New Roman" w:hAnsi="Consolas" w:cs="Times New Roman"/>
          <w:color w:val="D4D4D4"/>
          <w:kern w:val="0"/>
          <w:sz w:val="21"/>
          <w:szCs w:val="21"/>
          <w:lang w:val="en-US"/>
          <w14:ligatures w14:val="none"/>
        </w:rPr>
        <w:t>p_max_participants</w:t>
      </w:r>
      <w:proofErr w:type="spellEnd"/>
      <w:r w:rsidRPr="00F21157">
        <w:rPr>
          <w:rFonts w:ascii="Consolas" w:eastAsia="Times New Roman" w:hAnsi="Consolas" w:cs="Times New Roman"/>
          <w:color w:val="D4D4D4"/>
          <w:kern w:val="0"/>
          <w:sz w:val="21"/>
          <w:szCs w:val="21"/>
          <w:lang w:val="en-US"/>
          <w14:ligatures w14:val="none"/>
        </w:rPr>
        <w:t xml:space="preserve"> SMALLINT,</w:t>
      </w:r>
    </w:p>
    <w:p w14:paraId="0273B0B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 </w:t>
      </w:r>
      <w:proofErr w:type="spellStart"/>
      <w:r w:rsidRPr="00F21157">
        <w:rPr>
          <w:rFonts w:ascii="Consolas" w:eastAsia="Times New Roman" w:hAnsi="Consolas" w:cs="Times New Roman"/>
          <w:color w:val="D4D4D4"/>
          <w:kern w:val="0"/>
          <w:sz w:val="21"/>
          <w:szCs w:val="21"/>
          <w:lang w:val="en-US"/>
          <w14:ligatures w14:val="none"/>
        </w:rPr>
        <w:t>p_price</w:t>
      </w:r>
      <w:proofErr w:type="spellEnd"/>
      <w:r w:rsidRPr="00F21157">
        <w:rPr>
          <w:rFonts w:ascii="Consolas" w:eastAsia="Times New Roman" w:hAnsi="Consolas" w:cs="Times New Roman"/>
          <w:color w:val="D4D4D4"/>
          <w:kern w:val="0"/>
          <w:sz w:val="21"/>
          <w:szCs w:val="21"/>
          <w:lang w:val="en-US"/>
          <w14:ligatures w14:val="none"/>
        </w:rPr>
        <w:t xml:space="preserve"> </w:t>
      </w:r>
      <w:proofErr w:type="gramStart"/>
      <w:r w:rsidRPr="00F21157">
        <w:rPr>
          <w:rFonts w:ascii="Consolas" w:eastAsia="Times New Roman" w:hAnsi="Consolas" w:cs="Times New Roman"/>
          <w:color w:val="D4D4D4"/>
          <w:kern w:val="0"/>
          <w:sz w:val="21"/>
          <w:szCs w:val="21"/>
          <w:lang w:val="en-US"/>
          <w14:ligatures w14:val="none"/>
        </w:rPr>
        <w:t>DECIMAL(</w:t>
      </w:r>
      <w:proofErr w:type="gramEnd"/>
      <w:r w:rsidRPr="00F21157">
        <w:rPr>
          <w:rFonts w:ascii="Consolas" w:eastAsia="Times New Roman" w:hAnsi="Consolas" w:cs="Times New Roman"/>
          <w:color w:val="D4D4D4"/>
          <w:kern w:val="0"/>
          <w:sz w:val="21"/>
          <w:szCs w:val="21"/>
          <w:lang w:val="en-US"/>
          <w14:ligatures w14:val="none"/>
        </w:rPr>
        <w:t>15,2)</w:t>
      </w:r>
    </w:p>
    <w:p w14:paraId="2B4EB42C"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w:t>
      </w:r>
    </w:p>
    <w:p w14:paraId="0562BA1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BEGIN</w:t>
      </w:r>
    </w:p>
    <w:p w14:paraId="378A582E"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DECLARE </w:t>
      </w:r>
      <w:proofErr w:type="spellStart"/>
      <w:r w:rsidRPr="00F21157">
        <w:rPr>
          <w:rFonts w:ascii="Consolas" w:eastAsia="Times New Roman" w:hAnsi="Consolas" w:cs="Times New Roman"/>
          <w:color w:val="D4D4D4"/>
          <w:kern w:val="0"/>
          <w:sz w:val="21"/>
          <w:szCs w:val="21"/>
          <w:lang w:val="en-US"/>
          <w14:ligatures w14:val="none"/>
        </w:rPr>
        <w:t>v_artist_id</w:t>
      </w:r>
      <w:proofErr w:type="spellEnd"/>
      <w:r w:rsidRPr="00F21157">
        <w:rPr>
          <w:rFonts w:ascii="Consolas" w:eastAsia="Times New Roman" w:hAnsi="Consolas" w:cs="Times New Roman"/>
          <w:color w:val="D4D4D4"/>
          <w:kern w:val="0"/>
          <w:sz w:val="21"/>
          <w:szCs w:val="21"/>
          <w:lang w:val="en-US"/>
          <w14:ligatures w14:val="none"/>
        </w:rPr>
        <w:t xml:space="preserve"> INT;</w:t>
      </w:r>
    </w:p>
    <w:p w14:paraId="5165A34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4336522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Check if the artist already exists via their email</w:t>
      </w:r>
    </w:p>
    <w:p w14:paraId="15F9ACAF"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SELECT </w:t>
      </w:r>
      <w:proofErr w:type="spellStart"/>
      <w:r w:rsidRPr="00F21157">
        <w:rPr>
          <w:rFonts w:ascii="Consolas" w:eastAsia="Times New Roman" w:hAnsi="Consolas" w:cs="Times New Roman"/>
          <w:color w:val="D4D4D4"/>
          <w:kern w:val="0"/>
          <w:sz w:val="21"/>
          <w:szCs w:val="21"/>
          <w:lang w:val="en-US"/>
          <w14:ligatures w14:val="none"/>
        </w:rPr>
        <w:t>artist_id</w:t>
      </w:r>
      <w:proofErr w:type="spellEnd"/>
      <w:r w:rsidRPr="00F21157">
        <w:rPr>
          <w:rFonts w:ascii="Consolas" w:eastAsia="Times New Roman" w:hAnsi="Consolas" w:cs="Times New Roman"/>
          <w:color w:val="D4D4D4"/>
          <w:kern w:val="0"/>
          <w:sz w:val="21"/>
          <w:szCs w:val="21"/>
          <w:lang w:val="en-US"/>
          <w14:ligatures w14:val="none"/>
        </w:rPr>
        <w:t xml:space="preserve"> INTO </w:t>
      </w:r>
      <w:proofErr w:type="spellStart"/>
      <w:r w:rsidRPr="00F21157">
        <w:rPr>
          <w:rFonts w:ascii="Consolas" w:eastAsia="Times New Roman" w:hAnsi="Consolas" w:cs="Times New Roman"/>
          <w:color w:val="D4D4D4"/>
          <w:kern w:val="0"/>
          <w:sz w:val="21"/>
          <w:szCs w:val="21"/>
          <w:lang w:val="en-US"/>
          <w14:ligatures w14:val="none"/>
        </w:rPr>
        <w:t>v_artist_id</w:t>
      </w:r>
      <w:proofErr w:type="spellEnd"/>
      <w:r w:rsidRPr="00F21157">
        <w:rPr>
          <w:rFonts w:ascii="Consolas" w:eastAsia="Times New Roman" w:hAnsi="Consolas" w:cs="Times New Roman"/>
          <w:color w:val="D4D4D4"/>
          <w:kern w:val="0"/>
          <w:sz w:val="21"/>
          <w:szCs w:val="21"/>
          <w:lang w:val="en-US"/>
          <w14:ligatures w14:val="none"/>
        </w:rPr>
        <w:t xml:space="preserve"> </w:t>
      </w:r>
    </w:p>
    <w:p w14:paraId="2662703F"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FROM Artist </w:t>
      </w:r>
    </w:p>
    <w:p w14:paraId="2978DCF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WHERE </w:t>
      </w:r>
      <w:proofErr w:type="spellStart"/>
      <w:r w:rsidRPr="00F21157">
        <w:rPr>
          <w:rFonts w:ascii="Consolas" w:eastAsia="Times New Roman" w:hAnsi="Consolas" w:cs="Times New Roman"/>
          <w:color w:val="D4D4D4"/>
          <w:kern w:val="0"/>
          <w:sz w:val="21"/>
          <w:szCs w:val="21"/>
          <w:lang w:val="en-US"/>
          <w14:ligatures w14:val="none"/>
        </w:rPr>
        <w:t>contact_email</w:t>
      </w:r>
      <w:proofErr w:type="spellEnd"/>
      <w:r w:rsidRPr="00F21157">
        <w:rPr>
          <w:rFonts w:ascii="Consolas" w:eastAsia="Times New Roman" w:hAnsi="Consolas" w:cs="Times New Roman"/>
          <w:color w:val="D4D4D4"/>
          <w:kern w:val="0"/>
          <w:sz w:val="21"/>
          <w:szCs w:val="21"/>
          <w:lang w:val="en-US"/>
          <w14:ligatures w14:val="none"/>
        </w:rPr>
        <w:t xml:space="preserve"> = </w:t>
      </w:r>
      <w:proofErr w:type="spellStart"/>
      <w:r w:rsidRPr="00F21157">
        <w:rPr>
          <w:rFonts w:ascii="Consolas" w:eastAsia="Times New Roman" w:hAnsi="Consolas" w:cs="Times New Roman"/>
          <w:color w:val="D4D4D4"/>
          <w:kern w:val="0"/>
          <w:sz w:val="21"/>
          <w:szCs w:val="21"/>
          <w:lang w:val="en-US"/>
          <w14:ligatures w14:val="none"/>
        </w:rPr>
        <w:t>p_artist_email</w:t>
      </w:r>
      <w:proofErr w:type="spellEnd"/>
      <w:r w:rsidRPr="00F21157">
        <w:rPr>
          <w:rFonts w:ascii="Consolas" w:eastAsia="Times New Roman" w:hAnsi="Consolas" w:cs="Times New Roman"/>
          <w:color w:val="D4D4D4"/>
          <w:kern w:val="0"/>
          <w:sz w:val="21"/>
          <w:szCs w:val="21"/>
          <w:lang w:val="en-US"/>
          <w14:ligatures w14:val="none"/>
        </w:rPr>
        <w:t xml:space="preserve"> LIMIT 1;</w:t>
      </w:r>
    </w:p>
    <w:p w14:paraId="1CC25696"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66808451"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If the artist does not exist, create them</w:t>
      </w:r>
    </w:p>
    <w:p w14:paraId="6B6110B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IF </w:t>
      </w:r>
      <w:proofErr w:type="spellStart"/>
      <w:r w:rsidRPr="00F21157">
        <w:rPr>
          <w:rFonts w:ascii="Consolas" w:eastAsia="Times New Roman" w:hAnsi="Consolas" w:cs="Times New Roman"/>
          <w:color w:val="D4D4D4"/>
          <w:kern w:val="0"/>
          <w:sz w:val="21"/>
          <w:szCs w:val="21"/>
          <w:lang w:val="en-US"/>
          <w14:ligatures w14:val="none"/>
        </w:rPr>
        <w:t>v_artist_id</w:t>
      </w:r>
      <w:proofErr w:type="spellEnd"/>
      <w:r w:rsidRPr="00F21157">
        <w:rPr>
          <w:rFonts w:ascii="Consolas" w:eastAsia="Times New Roman" w:hAnsi="Consolas" w:cs="Times New Roman"/>
          <w:color w:val="D4D4D4"/>
          <w:kern w:val="0"/>
          <w:sz w:val="21"/>
          <w:szCs w:val="21"/>
          <w:lang w:val="en-US"/>
          <w14:ligatures w14:val="none"/>
        </w:rPr>
        <w:t xml:space="preserve"> IS NULL THEN</w:t>
      </w:r>
    </w:p>
    <w:p w14:paraId="05CBD91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INSERT INTO Artist (name, </w:t>
      </w:r>
      <w:proofErr w:type="spellStart"/>
      <w:r w:rsidRPr="00F21157">
        <w:rPr>
          <w:rFonts w:ascii="Consolas" w:eastAsia="Times New Roman" w:hAnsi="Consolas" w:cs="Times New Roman"/>
          <w:color w:val="D4D4D4"/>
          <w:kern w:val="0"/>
          <w:sz w:val="21"/>
          <w:szCs w:val="21"/>
          <w:lang w:val="en-US"/>
          <w14:ligatures w14:val="none"/>
        </w:rPr>
        <w:t>contact_email</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isActive</w:t>
      </w:r>
      <w:proofErr w:type="spellEnd"/>
      <w:r w:rsidRPr="00F21157">
        <w:rPr>
          <w:rFonts w:ascii="Consolas" w:eastAsia="Times New Roman" w:hAnsi="Consolas" w:cs="Times New Roman"/>
          <w:color w:val="D4D4D4"/>
          <w:kern w:val="0"/>
          <w:sz w:val="21"/>
          <w:szCs w:val="21"/>
          <w:lang w:val="en-US"/>
          <w14:ligatures w14:val="none"/>
        </w:rPr>
        <w:t xml:space="preserve">) </w:t>
      </w:r>
    </w:p>
    <w:p w14:paraId="7852E97D"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VALUES (</w:t>
      </w:r>
      <w:proofErr w:type="spellStart"/>
      <w:r w:rsidRPr="00F21157">
        <w:rPr>
          <w:rFonts w:ascii="Consolas" w:eastAsia="Times New Roman" w:hAnsi="Consolas" w:cs="Times New Roman"/>
          <w:color w:val="D4D4D4"/>
          <w:kern w:val="0"/>
          <w:sz w:val="21"/>
          <w:szCs w:val="21"/>
          <w:lang w:val="en-US"/>
          <w14:ligatures w14:val="none"/>
        </w:rPr>
        <w:t>p_artist_name</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p_artist_email</w:t>
      </w:r>
      <w:proofErr w:type="spellEnd"/>
      <w:r w:rsidRPr="00F21157">
        <w:rPr>
          <w:rFonts w:ascii="Consolas" w:eastAsia="Times New Roman" w:hAnsi="Consolas" w:cs="Times New Roman"/>
          <w:color w:val="D4D4D4"/>
          <w:kern w:val="0"/>
          <w:sz w:val="21"/>
          <w:szCs w:val="21"/>
          <w:lang w:val="en-US"/>
          <w14:ligatures w14:val="none"/>
        </w:rPr>
        <w:t>, TRUE);</w:t>
      </w:r>
    </w:p>
    <w:p w14:paraId="1FD466D5"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3279CE2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Retrieve the ID of the newly inserted artist</w:t>
      </w:r>
    </w:p>
    <w:p w14:paraId="05E565D0"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SET </w:t>
      </w:r>
      <w:proofErr w:type="spellStart"/>
      <w:r w:rsidRPr="00F21157">
        <w:rPr>
          <w:rFonts w:ascii="Consolas" w:eastAsia="Times New Roman" w:hAnsi="Consolas" w:cs="Times New Roman"/>
          <w:color w:val="D4D4D4"/>
          <w:kern w:val="0"/>
          <w:sz w:val="21"/>
          <w:szCs w:val="21"/>
          <w:lang w:val="en-US"/>
          <w14:ligatures w14:val="none"/>
        </w:rPr>
        <w:t>v_artist_id</w:t>
      </w:r>
      <w:proofErr w:type="spellEnd"/>
      <w:r w:rsidRPr="00F21157">
        <w:rPr>
          <w:rFonts w:ascii="Consolas" w:eastAsia="Times New Roman" w:hAnsi="Consolas" w:cs="Times New Roman"/>
          <w:color w:val="D4D4D4"/>
          <w:kern w:val="0"/>
          <w:sz w:val="21"/>
          <w:szCs w:val="21"/>
          <w:lang w:val="en-US"/>
          <w14:ligatures w14:val="none"/>
        </w:rPr>
        <w:t xml:space="preserve"> = LAST_INSERT_</w:t>
      </w:r>
      <w:proofErr w:type="gramStart"/>
      <w:r w:rsidRPr="00F21157">
        <w:rPr>
          <w:rFonts w:ascii="Consolas" w:eastAsia="Times New Roman" w:hAnsi="Consolas" w:cs="Times New Roman"/>
          <w:color w:val="D4D4D4"/>
          <w:kern w:val="0"/>
          <w:sz w:val="21"/>
          <w:szCs w:val="21"/>
          <w:lang w:val="en-US"/>
          <w14:ligatures w14:val="none"/>
        </w:rPr>
        <w:t>ID(</w:t>
      </w:r>
      <w:proofErr w:type="gramEnd"/>
      <w:r w:rsidRPr="00F21157">
        <w:rPr>
          <w:rFonts w:ascii="Consolas" w:eastAsia="Times New Roman" w:hAnsi="Consolas" w:cs="Times New Roman"/>
          <w:color w:val="D4D4D4"/>
          <w:kern w:val="0"/>
          <w:sz w:val="21"/>
          <w:szCs w:val="21"/>
          <w:lang w:val="en-US"/>
          <w14:ligatures w14:val="none"/>
        </w:rPr>
        <w:t>);</w:t>
      </w:r>
    </w:p>
    <w:p w14:paraId="4C7F9B47"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END IF;</w:t>
      </w:r>
    </w:p>
    <w:p w14:paraId="5674CDE8"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5A0C1253"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Create the workshop linked to the artist (existing or new)</w:t>
      </w:r>
    </w:p>
    <w:p w14:paraId="1C27DA37"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INSERT INTO Workshop (title, date, </w:t>
      </w:r>
      <w:proofErr w:type="spellStart"/>
      <w:r w:rsidRPr="00F21157">
        <w:rPr>
          <w:rFonts w:ascii="Consolas" w:eastAsia="Times New Roman" w:hAnsi="Consolas" w:cs="Times New Roman"/>
          <w:color w:val="D4D4D4"/>
          <w:kern w:val="0"/>
          <w:sz w:val="21"/>
          <w:szCs w:val="21"/>
          <w:lang w:val="en-US"/>
          <w14:ligatures w14:val="none"/>
        </w:rPr>
        <w:t>max_participants</w:t>
      </w:r>
      <w:proofErr w:type="spellEnd"/>
      <w:r w:rsidRPr="00F21157">
        <w:rPr>
          <w:rFonts w:ascii="Consolas" w:eastAsia="Times New Roman" w:hAnsi="Consolas" w:cs="Times New Roman"/>
          <w:color w:val="D4D4D4"/>
          <w:kern w:val="0"/>
          <w:sz w:val="21"/>
          <w:szCs w:val="21"/>
          <w:lang w:val="en-US"/>
          <w14:ligatures w14:val="none"/>
        </w:rPr>
        <w:t xml:space="preserve">, price, </w:t>
      </w:r>
      <w:proofErr w:type="spellStart"/>
      <w:r w:rsidRPr="00F21157">
        <w:rPr>
          <w:rFonts w:ascii="Consolas" w:eastAsia="Times New Roman" w:hAnsi="Consolas" w:cs="Times New Roman"/>
          <w:color w:val="D4D4D4"/>
          <w:kern w:val="0"/>
          <w:sz w:val="21"/>
          <w:szCs w:val="21"/>
          <w:lang w:val="en-US"/>
          <w14:ligatures w14:val="none"/>
        </w:rPr>
        <w:t>artist_id</w:t>
      </w:r>
      <w:proofErr w:type="spellEnd"/>
      <w:r w:rsidRPr="00F21157">
        <w:rPr>
          <w:rFonts w:ascii="Consolas" w:eastAsia="Times New Roman" w:hAnsi="Consolas" w:cs="Times New Roman"/>
          <w:color w:val="D4D4D4"/>
          <w:kern w:val="0"/>
          <w:sz w:val="21"/>
          <w:szCs w:val="21"/>
          <w:lang w:val="en-US"/>
          <w14:ligatures w14:val="none"/>
        </w:rPr>
        <w:t>)</w:t>
      </w:r>
    </w:p>
    <w:p w14:paraId="3FEB1E36"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VALUES (</w:t>
      </w:r>
      <w:proofErr w:type="spellStart"/>
      <w:r w:rsidRPr="00F21157">
        <w:rPr>
          <w:rFonts w:ascii="Consolas" w:eastAsia="Times New Roman" w:hAnsi="Consolas" w:cs="Times New Roman"/>
          <w:color w:val="D4D4D4"/>
          <w:kern w:val="0"/>
          <w:sz w:val="21"/>
          <w:szCs w:val="21"/>
          <w:lang w:val="en-US"/>
          <w14:ligatures w14:val="none"/>
        </w:rPr>
        <w:t>p_workshop_title</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p_workshop_date</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p_max_participants</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p_price</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v_artist_id</w:t>
      </w:r>
      <w:proofErr w:type="spellEnd"/>
      <w:r w:rsidRPr="00F21157">
        <w:rPr>
          <w:rFonts w:ascii="Consolas" w:eastAsia="Times New Roman" w:hAnsi="Consolas" w:cs="Times New Roman"/>
          <w:color w:val="D4D4D4"/>
          <w:kern w:val="0"/>
          <w:sz w:val="21"/>
          <w:szCs w:val="21"/>
          <w:lang w:val="en-US"/>
          <w14:ligatures w14:val="none"/>
        </w:rPr>
        <w:t>);</w:t>
      </w:r>
    </w:p>
    <w:p w14:paraId="39F2DA3B"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p>
    <w:p w14:paraId="34AAD064"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END //</w:t>
      </w:r>
    </w:p>
    <w:p w14:paraId="180966B2"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BB57063" w14:textId="77777777" w:rsidR="008000D7" w:rsidRPr="00F21157" w:rsidRDefault="008000D7" w:rsidP="008000D7">
      <w:pPr>
        <w:shd w:val="clear" w:color="auto" w:fill="1E1E1E"/>
        <w:spacing w:after="0" w:line="285" w:lineRule="atLeast"/>
        <w:rPr>
          <w:rFonts w:ascii="Consolas" w:eastAsia="Times New Roman" w:hAnsi="Consolas" w:cs="Times New Roman"/>
          <w:color w:val="D4D4D4"/>
          <w:kern w:val="0"/>
          <w:sz w:val="21"/>
          <w:szCs w:val="21"/>
          <w:lang w:val="en-US"/>
          <w14:ligatures w14:val="none"/>
        </w:rPr>
      </w:pPr>
      <w:proofErr w:type="gramStart"/>
      <w:r w:rsidRPr="00F21157">
        <w:rPr>
          <w:rFonts w:ascii="Consolas" w:eastAsia="Times New Roman" w:hAnsi="Consolas" w:cs="Times New Roman"/>
          <w:color w:val="D4D4D4"/>
          <w:kern w:val="0"/>
          <w:sz w:val="21"/>
          <w:szCs w:val="21"/>
          <w:lang w:val="en-US"/>
          <w14:ligatures w14:val="none"/>
        </w:rPr>
        <w:lastRenderedPageBreak/>
        <w:t>DELIMITER ;</w:t>
      </w:r>
      <w:proofErr w:type="gramEnd"/>
    </w:p>
    <w:p w14:paraId="0DFAEDBB" w14:textId="203E7DC8" w:rsidR="008000D7" w:rsidRPr="00070F5A" w:rsidRDefault="008000D7" w:rsidP="00070F5A">
      <w:pPr>
        <w:rPr>
          <w:lang w:val="en-US"/>
        </w:rPr>
      </w:pPr>
    </w:p>
    <w:p w14:paraId="43C6552F" w14:textId="77777777" w:rsidR="00813E63" w:rsidRPr="00813E63" w:rsidRDefault="00813E63" w:rsidP="00813E63">
      <w:pPr>
        <w:pStyle w:val="Titre3"/>
        <w:rPr>
          <w:lang w:val="en-US"/>
        </w:rPr>
      </w:pPr>
      <w:r w:rsidRPr="00813E63">
        <w:rPr>
          <w:lang w:val="en-US"/>
        </w:rPr>
        <w:t xml:space="preserve">4. Transactions </w:t>
      </w:r>
    </w:p>
    <w:p w14:paraId="496958BE" w14:textId="5C1A7367" w:rsidR="00F43AE3" w:rsidRPr="00813E63" w:rsidRDefault="00813E63" w:rsidP="00813E63">
      <w:pPr>
        <w:pStyle w:val="Paragraphedeliste"/>
        <w:numPr>
          <w:ilvl w:val="0"/>
          <w:numId w:val="16"/>
        </w:numPr>
        <w:rPr>
          <w:lang w:val="en-US"/>
        </w:rPr>
      </w:pPr>
      <w:r w:rsidRPr="00813E63">
        <w:rPr>
          <w:lang w:val="en-US"/>
        </w:rPr>
        <w:t>Propose at least one complex transactional scenario (SQL script) where multiple operations must be atomic (e.g., registering a member for multiple events).</w:t>
      </w:r>
    </w:p>
    <w:p w14:paraId="4167882E" w14:textId="77777777" w:rsidR="009009BB" w:rsidRDefault="009009BB" w:rsidP="009009BB">
      <w:pPr>
        <w:rPr>
          <w:lang w:val="en-US"/>
        </w:rPr>
      </w:pPr>
      <w:r>
        <w:rPr>
          <w:lang w:val="en-US"/>
        </w:rPr>
        <w:t xml:space="preserve">Our implemented </w:t>
      </w:r>
      <w:proofErr w:type="gramStart"/>
      <w:r>
        <w:rPr>
          <w:lang w:val="en-US"/>
        </w:rPr>
        <w:t>transaction :</w:t>
      </w:r>
      <w:proofErr w:type="gramEnd"/>
    </w:p>
    <w:p w14:paraId="3BE01F22"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DELIMITER </w:t>
      </w:r>
      <w:r w:rsidRPr="00E534AC">
        <w:rPr>
          <w:rFonts w:ascii="Consolas" w:eastAsia="Times New Roman" w:hAnsi="Consolas" w:cs="Times New Roman"/>
          <w:color w:val="92D050"/>
          <w:kern w:val="0"/>
          <w:sz w:val="21"/>
          <w:szCs w:val="21"/>
          <w:lang w:val="en-US"/>
          <w14:ligatures w14:val="none"/>
        </w:rPr>
        <w:t>//</w:t>
      </w:r>
    </w:p>
    <w:p w14:paraId="20172DB3"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440F768"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Transactional Procedure: Book multiple workshops at the same time for a member</w:t>
      </w:r>
    </w:p>
    <w:p w14:paraId="3B602048"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Atomicity: Either the member is registered for ALL workshops, or the transaction is canceled (ROLLBACK).</w:t>
      </w:r>
    </w:p>
    <w:p w14:paraId="71C33947"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E534AC">
        <w:rPr>
          <w:rFonts w:ascii="Consolas" w:eastAsia="Times New Roman" w:hAnsi="Consolas" w:cs="Times New Roman"/>
          <w:color w:val="92D050"/>
          <w:kern w:val="0"/>
          <w:sz w:val="21"/>
          <w:szCs w:val="21"/>
          <w:lang w:val="en-US"/>
          <w14:ligatures w14:val="none"/>
        </w:rPr>
        <w:t>CREATE PROCEDURE</w:t>
      </w:r>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book_multiple_workshops_</w:t>
      </w:r>
      <w:proofErr w:type="gramStart"/>
      <w:r w:rsidRPr="00F21157">
        <w:rPr>
          <w:rFonts w:ascii="Consolas" w:eastAsia="Times New Roman" w:hAnsi="Consolas" w:cs="Times New Roman"/>
          <w:color w:val="D4D4D4"/>
          <w:kern w:val="0"/>
          <w:sz w:val="21"/>
          <w:szCs w:val="21"/>
          <w:lang w:val="en-US"/>
          <w14:ligatures w14:val="none"/>
        </w:rPr>
        <w:t>transaction</w:t>
      </w:r>
      <w:proofErr w:type="spellEnd"/>
      <w:r w:rsidRPr="00F21157">
        <w:rPr>
          <w:rFonts w:ascii="Consolas" w:eastAsia="Times New Roman" w:hAnsi="Consolas" w:cs="Times New Roman"/>
          <w:color w:val="D4D4D4"/>
          <w:kern w:val="0"/>
          <w:sz w:val="21"/>
          <w:szCs w:val="21"/>
          <w:lang w:val="en-US"/>
          <w14:ligatures w14:val="none"/>
        </w:rPr>
        <w:t>(</w:t>
      </w:r>
      <w:proofErr w:type="gramEnd"/>
    </w:p>
    <w:p w14:paraId="697951CD"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534AC">
        <w:rPr>
          <w:rFonts w:ascii="Consolas" w:eastAsia="Times New Roman" w:hAnsi="Consolas" w:cs="Times New Roman"/>
          <w:color w:val="92D050"/>
          <w:kern w:val="0"/>
          <w:sz w:val="21"/>
          <w:szCs w:val="21"/>
          <w:lang w:val="en-US"/>
          <w14:ligatures w14:val="none"/>
        </w:rPr>
        <w:t xml:space="preserve">IN </w:t>
      </w:r>
      <w:proofErr w:type="spellStart"/>
      <w:r w:rsidRPr="00F21157">
        <w:rPr>
          <w:rFonts w:ascii="Consolas" w:eastAsia="Times New Roman" w:hAnsi="Consolas" w:cs="Times New Roman"/>
          <w:color w:val="D4D4D4"/>
          <w:kern w:val="0"/>
          <w:sz w:val="21"/>
          <w:szCs w:val="21"/>
          <w:lang w:val="en-US"/>
          <w14:ligatures w14:val="none"/>
        </w:rPr>
        <w:t>p_user_id</w:t>
      </w:r>
      <w:proofErr w:type="spellEnd"/>
      <w:r w:rsidRPr="00F21157">
        <w:rPr>
          <w:rFonts w:ascii="Consolas" w:eastAsia="Times New Roman" w:hAnsi="Consolas" w:cs="Times New Roman"/>
          <w:color w:val="D4D4D4"/>
          <w:kern w:val="0"/>
          <w:sz w:val="21"/>
          <w:szCs w:val="21"/>
          <w:lang w:val="en-US"/>
          <w14:ligatures w14:val="none"/>
        </w:rPr>
        <w:t xml:space="preserve"> INT,</w:t>
      </w:r>
    </w:p>
    <w:p w14:paraId="6E440CCC"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754096">
        <w:rPr>
          <w:rFonts w:ascii="Consolas" w:eastAsia="Times New Roman" w:hAnsi="Consolas" w:cs="Times New Roman"/>
          <w:color w:val="92D050"/>
          <w:kern w:val="0"/>
          <w:sz w:val="21"/>
          <w:szCs w:val="21"/>
          <w:lang w:val="en-US"/>
          <w14:ligatures w14:val="none"/>
        </w:rPr>
        <w:t>IN</w:t>
      </w:r>
      <w:r w:rsidRPr="00F21157">
        <w:rPr>
          <w:rFonts w:ascii="Consolas" w:eastAsia="Times New Roman" w:hAnsi="Consolas" w:cs="Times New Roman"/>
          <w:color w:val="D4D4D4"/>
          <w:kern w:val="0"/>
          <w:sz w:val="21"/>
          <w:szCs w:val="21"/>
          <w:lang w:val="en-US"/>
          <w14:ligatures w14:val="none"/>
        </w:rPr>
        <w:t xml:space="preserve"> p_workshop_id_1 INT,</w:t>
      </w:r>
    </w:p>
    <w:p w14:paraId="43ABDA75"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E534AC">
        <w:rPr>
          <w:rFonts w:ascii="Consolas" w:eastAsia="Times New Roman" w:hAnsi="Consolas" w:cs="Times New Roman"/>
          <w:color w:val="92D050"/>
          <w:kern w:val="0"/>
          <w:sz w:val="21"/>
          <w:szCs w:val="21"/>
          <w:lang w:val="en-US"/>
          <w14:ligatures w14:val="none"/>
        </w:rPr>
        <w:t xml:space="preserve">IN </w:t>
      </w:r>
      <w:r w:rsidRPr="00F21157">
        <w:rPr>
          <w:rFonts w:ascii="Consolas" w:eastAsia="Times New Roman" w:hAnsi="Consolas" w:cs="Times New Roman"/>
          <w:color w:val="D4D4D4"/>
          <w:kern w:val="0"/>
          <w:sz w:val="21"/>
          <w:szCs w:val="21"/>
          <w:lang w:val="en-US"/>
          <w14:ligatures w14:val="none"/>
        </w:rPr>
        <w:t>p_workshop_id_2 INT</w:t>
      </w:r>
    </w:p>
    <w:p w14:paraId="32E88728"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w:t>
      </w:r>
    </w:p>
    <w:p w14:paraId="1D95DC68" w14:textId="77777777" w:rsidR="009009BB" w:rsidRPr="00754096" w:rsidRDefault="009009BB" w:rsidP="009009BB">
      <w:pPr>
        <w:shd w:val="clear" w:color="auto" w:fill="1E1E1E"/>
        <w:spacing w:after="0" w:line="285" w:lineRule="atLeast"/>
        <w:rPr>
          <w:rFonts w:ascii="Consolas" w:eastAsia="Times New Roman" w:hAnsi="Consolas" w:cs="Times New Roman"/>
          <w:color w:val="92D050"/>
          <w:kern w:val="0"/>
          <w:sz w:val="21"/>
          <w:szCs w:val="21"/>
          <w:lang w:val="en-US"/>
          <w14:ligatures w14:val="none"/>
        </w:rPr>
      </w:pPr>
      <w:r w:rsidRPr="00754096">
        <w:rPr>
          <w:rFonts w:ascii="Consolas" w:eastAsia="Times New Roman" w:hAnsi="Consolas" w:cs="Times New Roman"/>
          <w:color w:val="92D050"/>
          <w:kern w:val="0"/>
          <w:sz w:val="21"/>
          <w:szCs w:val="21"/>
          <w:lang w:val="en-US"/>
          <w14:ligatures w14:val="none"/>
        </w:rPr>
        <w:t>BEGIN</w:t>
      </w:r>
    </w:p>
    <w:p w14:paraId="19353137"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Declaration of an error handler (If an error occurs, e.g., full capacity trigger)</w:t>
      </w:r>
    </w:p>
    <w:p w14:paraId="28ADBDA2"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754096">
        <w:rPr>
          <w:rFonts w:ascii="Consolas" w:eastAsia="Times New Roman" w:hAnsi="Consolas" w:cs="Times New Roman"/>
          <w:color w:val="92D050"/>
          <w:kern w:val="0"/>
          <w:sz w:val="21"/>
          <w:szCs w:val="21"/>
          <w:lang w:val="en-US"/>
          <w14:ligatures w14:val="none"/>
        </w:rPr>
        <w:t xml:space="preserve">DECLARE </w:t>
      </w:r>
      <w:r w:rsidRPr="00F21157">
        <w:rPr>
          <w:rFonts w:ascii="Consolas" w:eastAsia="Times New Roman" w:hAnsi="Consolas" w:cs="Times New Roman"/>
          <w:color w:val="D4D4D4"/>
          <w:kern w:val="0"/>
          <w:sz w:val="21"/>
          <w:szCs w:val="21"/>
          <w:lang w:val="en-US"/>
          <w14:ligatures w14:val="none"/>
        </w:rPr>
        <w:t xml:space="preserve">EXIT HANDLER </w:t>
      </w:r>
      <w:r w:rsidRPr="00754096">
        <w:rPr>
          <w:rFonts w:ascii="Consolas" w:eastAsia="Times New Roman" w:hAnsi="Consolas" w:cs="Times New Roman"/>
          <w:color w:val="92D050"/>
          <w:kern w:val="0"/>
          <w:sz w:val="21"/>
          <w:szCs w:val="21"/>
          <w:lang w:val="en-US"/>
          <w14:ligatures w14:val="none"/>
        </w:rPr>
        <w:t xml:space="preserve">FOR </w:t>
      </w:r>
      <w:r w:rsidRPr="00F21157">
        <w:rPr>
          <w:rFonts w:ascii="Consolas" w:eastAsia="Times New Roman" w:hAnsi="Consolas" w:cs="Times New Roman"/>
          <w:color w:val="D4D4D4"/>
          <w:kern w:val="0"/>
          <w:sz w:val="21"/>
          <w:szCs w:val="21"/>
          <w:lang w:val="en-US"/>
          <w14:ligatures w14:val="none"/>
        </w:rPr>
        <w:t>SQLEXCEPTION</w:t>
      </w:r>
    </w:p>
    <w:p w14:paraId="2C50C19A" w14:textId="77777777" w:rsidR="009009BB" w:rsidRPr="00754096" w:rsidRDefault="009009BB" w:rsidP="009009BB">
      <w:pPr>
        <w:shd w:val="clear" w:color="auto" w:fill="1E1E1E"/>
        <w:spacing w:after="0" w:line="285" w:lineRule="atLeast"/>
        <w:rPr>
          <w:rFonts w:ascii="Consolas" w:eastAsia="Times New Roman" w:hAnsi="Consolas" w:cs="Times New Roman"/>
          <w:color w:val="92D050"/>
          <w:kern w:val="0"/>
          <w:sz w:val="21"/>
          <w:szCs w:val="21"/>
          <w:lang w:val="en-US"/>
          <w14:ligatures w14:val="none"/>
        </w:rPr>
      </w:pPr>
      <w:r w:rsidRPr="00754096">
        <w:rPr>
          <w:rFonts w:ascii="Consolas" w:eastAsia="Times New Roman" w:hAnsi="Consolas" w:cs="Times New Roman"/>
          <w:color w:val="92D050"/>
          <w:kern w:val="0"/>
          <w:sz w:val="21"/>
          <w:szCs w:val="21"/>
          <w:lang w:val="en-US"/>
          <w14:ligatures w14:val="none"/>
        </w:rPr>
        <w:t>    BEGIN</w:t>
      </w:r>
    </w:p>
    <w:p w14:paraId="311FEAF1"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Rollback everything done in the transaction</w:t>
      </w:r>
    </w:p>
    <w:p w14:paraId="3084E9A8"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754096">
        <w:rPr>
          <w:rFonts w:ascii="Consolas" w:eastAsia="Times New Roman" w:hAnsi="Consolas" w:cs="Times New Roman"/>
          <w:color w:val="92D050"/>
          <w:kern w:val="0"/>
          <w:sz w:val="21"/>
          <w:szCs w:val="21"/>
          <w:lang w:val="en-US"/>
          <w14:ligatures w14:val="none"/>
        </w:rPr>
        <w:t>ROLLBACK</w:t>
      </w:r>
      <w:r w:rsidRPr="00F21157">
        <w:rPr>
          <w:rFonts w:ascii="Consolas" w:eastAsia="Times New Roman" w:hAnsi="Consolas" w:cs="Times New Roman"/>
          <w:color w:val="D4D4D4"/>
          <w:kern w:val="0"/>
          <w:sz w:val="21"/>
          <w:szCs w:val="21"/>
          <w:lang w:val="en-US"/>
          <w14:ligatures w14:val="none"/>
        </w:rPr>
        <w:t>;</w:t>
      </w:r>
    </w:p>
    <w:p w14:paraId="76049E28"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SIGNAL SQLSTATE </w:t>
      </w:r>
      <w:r w:rsidRPr="004620EC">
        <w:rPr>
          <w:rFonts w:ascii="Consolas" w:eastAsia="Times New Roman" w:hAnsi="Consolas" w:cs="Times New Roman"/>
          <w:color w:val="B2F6F6"/>
          <w:kern w:val="0"/>
          <w:sz w:val="21"/>
          <w:szCs w:val="21"/>
          <w:lang w:val="en-US"/>
          <w14:ligatures w14:val="none"/>
        </w:rPr>
        <w:t>'45000'</w:t>
      </w:r>
      <w:r w:rsidRPr="00F21157">
        <w:rPr>
          <w:rFonts w:ascii="Consolas" w:eastAsia="Times New Roman" w:hAnsi="Consolas" w:cs="Times New Roman"/>
          <w:color w:val="D4D4D4"/>
          <w:kern w:val="0"/>
          <w:sz w:val="21"/>
          <w:szCs w:val="21"/>
          <w:lang w:val="en-US"/>
          <w14:ligatures w14:val="none"/>
        </w:rPr>
        <w:t xml:space="preserve"> </w:t>
      </w:r>
    </w:p>
    <w:p w14:paraId="2A34535A"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754096">
        <w:rPr>
          <w:rFonts w:ascii="Consolas" w:eastAsia="Times New Roman" w:hAnsi="Consolas" w:cs="Times New Roman"/>
          <w:color w:val="92D050"/>
          <w:kern w:val="0"/>
          <w:sz w:val="21"/>
          <w:szCs w:val="21"/>
          <w:lang w:val="en-US"/>
          <w14:ligatures w14:val="none"/>
        </w:rPr>
        <w:t xml:space="preserve">SET </w:t>
      </w:r>
      <w:r w:rsidRPr="00F21157">
        <w:rPr>
          <w:rFonts w:ascii="Consolas" w:eastAsia="Times New Roman" w:hAnsi="Consolas" w:cs="Times New Roman"/>
          <w:color w:val="D4D4D4"/>
          <w:kern w:val="0"/>
          <w:sz w:val="21"/>
          <w:szCs w:val="21"/>
          <w:lang w:val="en-US"/>
          <w14:ligatures w14:val="none"/>
        </w:rPr>
        <w:t xml:space="preserve">MESSAGE_TEXT </w:t>
      </w:r>
      <w:r w:rsidRPr="00754096">
        <w:rPr>
          <w:rFonts w:ascii="Consolas" w:eastAsia="Times New Roman" w:hAnsi="Consolas" w:cs="Times New Roman"/>
          <w:color w:val="92D050"/>
          <w:kern w:val="0"/>
          <w:sz w:val="21"/>
          <w:szCs w:val="21"/>
          <w:lang w:val="en-US"/>
          <w14:ligatures w14:val="none"/>
        </w:rPr>
        <w:t xml:space="preserve">= </w:t>
      </w:r>
      <w:r w:rsidRPr="004620EC">
        <w:rPr>
          <w:rFonts w:ascii="Consolas" w:eastAsia="Times New Roman" w:hAnsi="Consolas" w:cs="Times New Roman"/>
          <w:color w:val="B2F6F6"/>
          <w:kern w:val="0"/>
          <w:sz w:val="21"/>
          <w:szCs w:val="21"/>
          <w:lang w:val="en-US"/>
          <w14:ligatures w14:val="none"/>
        </w:rPr>
        <w:t>'Transaction canceled: Cannot validate all bookings (check workshop capacities).</w:t>
      </w:r>
      <w:r w:rsidRPr="00F21157">
        <w:rPr>
          <w:rFonts w:ascii="Consolas" w:eastAsia="Times New Roman" w:hAnsi="Consolas" w:cs="Times New Roman"/>
          <w:color w:val="D4D4D4"/>
          <w:kern w:val="0"/>
          <w:sz w:val="21"/>
          <w:szCs w:val="21"/>
          <w:lang w:val="en-US"/>
          <w14:ligatures w14:val="none"/>
        </w:rPr>
        <w:t>';</w:t>
      </w:r>
    </w:p>
    <w:p w14:paraId="346E700C"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754096">
        <w:rPr>
          <w:rFonts w:ascii="Consolas" w:eastAsia="Times New Roman" w:hAnsi="Consolas" w:cs="Times New Roman"/>
          <w:color w:val="92D050"/>
          <w:kern w:val="0"/>
          <w:sz w:val="21"/>
          <w:szCs w:val="21"/>
          <w:lang w:val="en-US"/>
          <w14:ligatures w14:val="none"/>
        </w:rPr>
        <w:t>END</w:t>
      </w:r>
      <w:r w:rsidRPr="00F21157">
        <w:rPr>
          <w:rFonts w:ascii="Consolas" w:eastAsia="Times New Roman" w:hAnsi="Consolas" w:cs="Times New Roman"/>
          <w:color w:val="D4D4D4"/>
          <w:kern w:val="0"/>
          <w:sz w:val="21"/>
          <w:szCs w:val="21"/>
          <w:lang w:val="en-US"/>
          <w14:ligatures w14:val="none"/>
        </w:rPr>
        <w:t>;</w:t>
      </w:r>
    </w:p>
    <w:p w14:paraId="0BCD59B9"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FF7CE1F"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Start of transaction</w:t>
      </w:r>
    </w:p>
    <w:p w14:paraId="40AB52C7"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92D050"/>
          <w:kern w:val="0"/>
          <w:sz w:val="21"/>
          <w:szCs w:val="21"/>
          <w:lang w:val="en-US"/>
          <w14:ligatures w14:val="none"/>
        </w:rPr>
        <w:t>START TRANSACTION</w:t>
      </w:r>
      <w:r w:rsidRPr="00F21157">
        <w:rPr>
          <w:rFonts w:ascii="Consolas" w:eastAsia="Times New Roman" w:hAnsi="Consolas" w:cs="Times New Roman"/>
          <w:color w:val="D4D4D4"/>
          <w:kern w:val="0"/>
          <w:sz w:val="21"/>
          <w:szCs w:val="21"/>
          <w:lang w:val="en-US"/>
          <w14:ligatures w14:val="none"/>
        </w:rPr>
        <w:t>;</w:t>
      </w:r>
    </w:p>
    <w:p w14:paraId="07937C21"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400DBDAD"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First booking</w:t>
      </w:r>
    </w:p>
    <w:p w14:paraId="6A327ED2"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92D050"/>
          <w:kern w:val="0"/>
          <w:sz w:val="21"/>
          <w:szCs w:val="21"/>
          <w:lang w:val="en-US"/>
          <w14:ligatures w14:val="none"/>
        </w:rPr>
        <w:t xml:space="preserve">INSERT INTO </w:t>
      </w:r>
      <w:r w:rsidRPr="00F21157">
        <w:rPr>
          <w:rFonts w:ascii="Consolas" w:eastAsia="Times New Roman" w:hAnsi="Consolas" w:cs="Times New Roman"/>
          <w:color w:val="D4D4D4"/>
          <w:kern w:val="0"/>
          <w:sz w:val="21"/>
          <w:szCs w:val="21"/>
          <w:lang w:val="en-US"/>
          <w14:ligatures w14:val="none"/>
        </w:rPr>
        <w:t>Booking (</w:t>
      </w:r>
      <w:proofErr w:type="spellStart"/>
      <w:r w:rsidRPr="00F21157">
        <w:rPr>
          <w:rFonts w:ascii="Consolas" w:eastAsia="Times New Roman" w:hAnsi="Consolas" w:cs="Times New Roman"/>
          <w:color w:val="D4D4D4"/>
          <w:kern w:val="0"/>
          <w:sz w:val="21"/>
          <w:szCs w:val="21"/>
          <w:lang w:val="en-US"/>
          <w14:ligatures w14:val="none"/>
        </w:rPr>
        <w:t>booking_date</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payment_status</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workshop_id</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user_id</w:t>
      </w:r>
      <w:proofErr w:type="spellEnd"/>
      <w:r w:rsidRPr="00F21157">
        <w:rPr>
          <w:rFonts w:ascii="Consolas" w:eastAsia="Times New Roman" w:hAnsi="Consolas" w:cs="Times New Roman"/>
          <w:color w:val="D4D4D4"/>
          <w:kern w:val="0"/>
          <w:sz w:val="21"/>
          <w:szCs w:val="21"/>
          <w:lang w:val="en-US"/>
          <w14:ligatures w14:val="none"/>
        </w:rPr>
        <w:t>)</w:t>
      </w:r>
    </w:p>
    <w:p w14:paraId="2E382A7D"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92D050"/>
          <w:kern w:val="0"/>
          <w:sz w:val="21"/>
          <w:szCs w:val="21"/>
          <w:lang w:val="en-US"/>
          <w14:ligatures w14:val="none"/>
        </w:rPr>
        <w:t xml:space="preserve">VALUES </w:t>
      </w:r>
      <w:r w:rsidRPr="00F21157">
        <w:rPr>
          <w:rFonts w:ascii="Consolas" w:eastAsia="Times New Roman" w:hAnsi="Consolas" w:cs="Times New Roman"/>
          <w:color w:val="D4D4D4"/>
          <w:kern w:val="0"/>
          <w:sz w:val="21"/>
          <w:szCs w:val="21"/>
          <w:lang w:val="en-US"/>
          <w14:ligatures w14:val="none"/>
        </w:rPr>
        <w:t>(</w:t>
      </w:r>
      <w:proofErr w:type="gramStart"/>
      <w:r w:rsidRPr="004620EC">
        <w:rPr>
          <w:rFonts w:ascii="Consolas" w:eastAsia="Times New Roman" w:hAnsi="Consolas" w:cs="Times New Roman"/>
          <w:color w:val="92D050"/>
          <w:kern w:val="0"/>
          <w:sz w:val="21"/>
          <w:szCs w:val="21"/>
          <w:lang w:val="en-US"/>
          <w14:ligatures w14:val="none"/>
        </w:rPr>
        <w:t>NOW</w:t>
      </w:r>
      <w:r w:rsidRPr="00F21157">
        <w:rPr>
          <w:rFonts w:ascii="Consolas" w:eastAsia="Times New Roman" w:hAnsi="Consolas" w:cs="Times New Roman"/>
          <w:color w:val="D4D4D4"/>
          <w:kern w:val="0"/>
          <w:sz w:val="21"/>
          <w:szCs w:val="21"/>
          <w:lang w:val="en-US"/>
          <w14:ligatures w14:val="none"/>
        </w:rPr>
        <w:t>(</w:t>
      </w:r>
      <w:proofErr w:type="gramEnd"/>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B2F6F6"/>
          <w:kern w:val="0"/>
          <w:sz w:val="21"/>
          <w:szCs w:val="21"/>
          <w:lang w:val="en-US"/>
          <w14:ligatures w14:val="none"/>
        </w:rPr>
        <w:t>'Pending'</w:t>
      </w:r>
      <w:r w:rsidRPr="00F21157">
        <w:rPr>
          <w:rFonts w:ascii="Consolas" w:eastAsia="Times New Roman" w:hAnsi="Consolas" w:cs="Times New Roman"/>
          <w:color w:val="D4D4D4"/>
          <w:kern w:val="0"/>
          <w:sz w:val="21"/>
          <w:szCs w:val="21"/>
          <w:lang w:val="en-US"/>
          <w14:ligatures w14:val="none"/>
        </w:rPr>
        <w:t xml:space="preserve">, p_workshop_id_1, </w:t>
      </w:r>
      <w:proofErr w:type="spellStart"/>
      <w:r w:rsidRPr="00F21157">
        <w:rPr>
          <w:rFonts w:ascii="Consolas" w:eastAsia="Times New Roman" w:hAnsi="Consolas" w:cs="Times New Roman"/>
          <w:color w:val="D4D4D4"/>
          <w:kern w:val="0"/>
          <w:sz w:val="21"/>
          <w:szCs w:val="21"/>
          <w:lang w:val="en-US"/>
          <w14:ligatures w14:val="none"/>
        </w:rPr>
        <w:t>p_user_id</w:t>
      </w:r>
      <w:proofErr w:type="spellEnd"/>
      <w:r w:rsidRPr="00F21157">
        <w:rPr>
          <w:rFonts w:ascii="Consolas" w:eastAsia="Times New Roman" w:hAnsi="Consolas" w:cs="Times New Roman"/>
          <w:color w:val="D4D4D4"/>
          <w:kern w:val="0"/>
          <w:sz w:val="21"/>
          <w:szCs w:val="21"/>
          <w:lang w:val="en-US"/>
          <w14:ligatures w14:val="none"/>
        </w:rPr>
        <w:t>);</w:t>
      </w:r>
    </w:p>
    <w:p w14:paraId="3BC2BBFA"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38B232FF"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Second booking</w:t>
      </w:r>
    </w:p>
    <w:p w14:paraId="275B3DED"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If this workshop is full, the "</w:t>
      </w:r>
      <w:proofErr w:type="spellStart"/>
      <w:r w:rsidRPr="00F21157">
        <w:rPr>
          <w:rFonts w:ascii="Consolas" w:eastAsia="Times New Roman" w:hAnsi="Consolas" w:cs="Times New Roman"/>
          <w:color w:val="D4D4D4"/>
          <w:kern w:val="0"/>
          <w:sz w:val="21"/>
          <w:szCs w:val="21"/>
          <w:lang w:val="en-US"/>
          <w14:ligatures w14:val="none"/>
        </w:rPr>
        <w:t>check_workshop_capacity</w:t>
      </w:r>
      <w:proofErr w:type="spellEnd"/>
      <w:r w:rsidRPr="00F21157">
        <w:rPr>
          <w:rFonts w:ascii="Consolas" w:eastAsia="Times New Roman" w:hAnsi="Consolas" w:cs="Times New Roman"/>
          <w:color w:val="D4D4D4"/>
          <w:kern w:val="0"/>
          <w:sz w:val="21"/>
          <w:szCs w:val="21"/>
          <w:lang w:val="en-US"/>
          <w14:ligatures w14:val="none"/>
        </w:rPr>
        <w:t>" trigger will throw an exception.</w:t>
      </w:r>
    </w:p>
    <w:p w14:paraId="7263660A"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The exception will be caught by the EXIT HANDLER above, and the first booking will be rolled back.</w:t>
      </w:r>
    </w:p>
    <w:p w14:paraId="6A4E8FA2"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92D050"/>
          <w:kern w:val="0"/>
          <w:sz w:val="21"/>
          <w:szCs w:val="21"/>
          <w:lang w:val="en-US"/>
          <w14:ligatures w14:val="none"/>
        </w:rPr>
        <w:t xml:space="preserve">INSERT INTO </w:t>
      </w:r>
      <w:r w:rsidRPr="00F21157">
        <w:rPr>
          <w:rFonts w:ascii="Consolas" w:eastAsia="Times New Roman" w:hAnsi="Consolas" w:cs="Times New Roman"/>
          <w:color w:val="D4D4D4"/>
          <w:kern w:val="0"/>
          <w:sz w:val="21"/>
          <w:szCs w:val="21"/>
          <w:lang w:val="en-US"/>
          <w14:ligatures w14:val="none"/>
        </w:rPr>
        <w:t>Booking (</w:t>
      </w:r>
      <w:proofErr w:type="spellStart"/>
      <w:r w:rsidRPr="00F21157">
        <w:rPr>
          <w:rFonts w:ascii="Consolas" w:eastAsia="Times New Roman" w:hAnsi="Consolas" w:cs="Times New Roman"/>
          <w:color w:val="D4D4D4"/>
          <w:kern w:val="0"/>
          <w:sz w:val="21"/>
          <w:szCs w:val="21"/>
          <w:lang w:val="en-US"/>
          <w14:ligatures w14:val="none"/>
        </w:rPr>
        <w:t>booking_date</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payment_status</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workshop_id</w:t>
      </w:r>
      <w:proofErr w:type="spellEnd"/>
      <w:r w:rsidRPr="00F21157">
        <w:rPr>
          <w:rFonts w:ascii="Consolas" w:eastAsia="Times New Roman" w:hAnsi="Consolas" w:cs="Times New Roman"/>
          <w:color w:val="D4D4D4"/>
          <w:kern w:val="0"/>
          <w:sz w:val="21"/>
          <w:szCs w:val="21"/>
          <w:lang w:val="en-US"/>
          <w14:ligatures w14:val="none"/>
        </w:rPr>
        <w:t xml:space="preserve">, </w:t>
      </w:r>
      <w:proofErr w:type="spellStart"/>
      <w:r w:rsidRPr="00F21157">
        <w:rPr>
          <w:rFonts w:ascii="Consolas" w:eastAsia="Times New Roman" w:hAnsi="Consolas" w:cs="Times New Roman"/>
          <w:color w:val="D4D4D4"/>
          <w:kern w:val="0"/>
          <w:sz w:val="21"/>
          <w:szCs w:val="21"/>
          <w:lang w:val="en-US"/>
          <w14:ligatures w14:val="none"/>
        </w:rPr>
        <w:t>user_id</w:t>
      </w:r>
      <w:proofErr w:type="spellEnd"/>
      <w:r w:rsidRPr="00F21157">
        <w:rPr>
          <w:rFonts w:ascii="Consolas" w:eastAsia="Times New Roman" w:hAnsi="Consolas" w:cs="Times New Roman"/>
          <w:color w:val="D4D4D4"/>
          <w:kern w:val="0"/>
          <w:sz w:val="21"/>
          <w:szCs w:val="21"/>
          <w:lang w:val="en-US"/>
          <w14:ligatures w14:val="none"/>
        </w:rPr>
        <w:t>)</w:t>
      </w:r>
    </w:p>
    <w:p w14:paraId="62E91962"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92D050"/>
          <w:kern w:val="0"/>
          <w:sz w:val="21"/>
          <w:szCs w:val="21"/>
          <w:lang w:val="en-US"/>
          <w14:ligatures w14:val="none"/>
        </w:rPr>
        <w:t xml:space="preserve">VALUES </w:t>
      </w:r>
      <w:r w:rsidRPr="00F21157">
        <w:rPr>
          <w:rFonts w:ascii="Consolas" w:eastAsia="Times New Roman" w:hAnsi="Consolas" w:cs="Times New Roman"/>
          <w:color w:val="D4D4D4"/>
          <w:kern w:val="0"/>
          <w:sz w:val="21"/>
          <w:szCs w:val="21"/>
          <w:lang w:val="en-US"/>
          <w14:ligatures w14:val="none"/>
        </w:rPr>
        <w:t>(</w:t>
      </w:r>
      <w:proofErr w:type="gramStart"/>
      <w:r w:rsidRPr="004620EC">
        <w:rPr>
          <w:rFonts w:ascii="Consolas" w:eastAsia="Times New Roman" w:hAnsi="Consolas" w:cs="Times New Roman"/>
          <w:color w:val="92D050"/>
          <w:kern w:val="0"/>
          <w:sz w:val="21"/>
          <w:szCs w:val="21"/>
          <w:lang w:val="en-US"/>
          <w14:ligatures w14:val="none"/>
        </w:rPr>
        <w:t>NOW</w:t>
      </w:r>
      <w:r w:rsidRPr="00F21157">
        <w:rPr>
          <w:rFonts w:ascii="Consolas" w:eastAsia="Times New Roman" w:hAnsi="Consolas" w:cs="Times New Roman"/>
          <w:color w:val="D4D4D4"/>
          <w:kern w:val="0"/>
          <w:sz w:val="21"/>
          <w:szCs w:val="21"/>
          <w:lang w:val="en-US"/>
          <w14:ligatures w14:val="none"/>
        </w:rPr>
        <w:t>(</w:t>
      </w:r>
      <w:proofErr w:type="gramEnd"/>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B2F6F6"/>
          <w:kern w:val="0"/>
          <w:sz w:val="21"/>
          <w:szCs w:val="21"/>
          <w:lang w:val="en-US"/>
          <w14:ligatures w14:val="none"/>
        </w:rPr>
        <w:t>'Pending'</w:t>
      </w:r>
      <w:r w:rsidRPr="00F21157">
        <w:rPr>
          <w:rFonts w:ascii="Consolas" w:eastAsia="Times New Roman" w:hAnsi="Consolas" w:cs="Times New Roman"/>
          <w:color w:val="D4D4D4"/>
          <w:kern w:val="0"/>
          <w:sz w:val="21"/>
          <w:szCs w:val="21"/>
          <w:lang w:val="en-US"/>
          <w14:ligatures w14:val="none"/>
        </w:rPr>
        <w:t xml:space="preserve">, p_workshop_id_2, </w:t>
      </w:r>
      <w:proofErr w:type="spellStart"/>
      <w:r w:rsidRPr="00F21157">
        <w:rPr>
          <w:rFonts w:ascii="Consolas" w:eastAsia="Times New Roman" w:hAnsi="Consolas" w:cs="Times New Roman"/>
          <w:color w:val="D4D4D4"/>
          <w:kern w:val="0"/>
          <w:sz w:val="21"/>
          <w:szCs w:val="21"/>
          <w:lang w:val="en-US"/>
          <w14:ligatures w14:val="none"/>
        </w:rPr>
        <w:t>p_user_id</w:t>
      </w:r>
      <w:proofErr w:type="spellEnd"/>
      <w:r w:rsidRPr="00F21157">
        <w:rPr>
          <w:rFonts w:ascii="Consolas" w:eastAsia="Times New Roman" w:hAnsi="Consolas" w:cs="Times New Roman"/>
          <w:color w:val="D4D4D4"/>
          <w:kern w:val="0"/>
          <w:sz w:val="21"/>
          <w:szCs w:val="21"/>
          <w:lang w:val="en-US"/>
          <w14:ligatures w14:val="none"/>
        </w:rPr>
        <w:t>);</w:t>
      </w:r>
    </w:p>
    <w:p w14:paraId="237FB525"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75551F89"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 If everything went well, permanently commit the changes</w:t>
      </w:r>
    </w:p>
    <w:p w14:paraId="5DA7B577"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t xml:space="preserve">    </w:t>
      </w:r>
      <w:r w:rsidRPr="004620EC">
        <w:rPr>
          <w:rFonts w:ascii="Consolas" w:eastAsia="Times New Roman" w:hAnsi="Consolas" w:cs="Times New Roman"/>
          <w:color w:val="92D050"/>
          <w:kern w:val="0"/>
          <w:sz w:val="21"/>
          <w:szCs w:val="21"/>
          <w:lang w:val="en-US"/>
          <w14:ligatures w14:val="none"/>
        </w:rPr>
        <w:t>COMMIT</w:t>
      </w:r>
      <w:r w:rsidRPr="00F21157">
        <w:rPr>
          <w:rFonts w:ascii="Consolas" w:eastAsia="Times New Roman" w:hAnsi="Consolas" w:cs="Times New Roman"/>
          <w:color w:val="D4D4D4"/>
          <w:kern w:val="0"/>
          <w:sz w:val="21"/>
          <w:szCs w:val="21"/>
          <w:lang w:val="en-US"/>
          <w14:ligatures w14:val="none"/>
        </w:rPr>
        <w:t>;</w:t>
      </w:r>
    </w:p>
    <w:p w14:paraId="05E98940"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r w:rsidRPr="00F21157">
        <w:rPr>
          <w:rFonts w:ascii="Consolas" w:eastAsia="Times New Roman" w:hAnsi="Consolas" w:cs="Times New Roman"/>
          <w:color w:val="D4D4D4"/>
          <w:kern w:val="0"/>
          <w:sz w:val="21"/>
          <w:szCs w:val="21"/>
          <w:lang w:val="en-US"/>
          <w14:ligatures w14:val="none"/>
        </w:rPr>
        <w:lastRenderedPageBreak/>
        <w:t xml:space="preserve">    </w:t>
      </w:r>
    </w:p>
    <w:p w14:paraId="6B4308C1" w14:textId="77777777" w:rsidR="009009BB" w:rsidRPr="004620EC" w:rsidRDefault="009009BB" w:rsidP="009009BB">
      <w:pPr>
        <w:shd w:val="clear" w:color="auto" w:fill="1E1E1E"/>
        <w:spacing w:after="0" w:line="285" w:lineRule="atLeast"/>
        <w:rPr>
          <w:rFonts w:ascii="Consolas" w:eastAsia="Times New Roman" w:hAnsi="Consolas" w:cs="Times New Roman"/>
          <w:color w:val="92D050"/>
          <w:kern w:val="0"/>
          <w:sz w:val="21"/>
          <w:szCs w:val="21"/>
          <w:lang w:val="en-US"/>
          <w14:ligatures w14:val="none"/>
        </w:rPr>
      </w:pPr>
      <w:r w:rsidRPr="004620EC">
        <w:rPr>
          <w:rFonts w:ascii="Consolas" w:eastAsia="Times New Roman" w:hAnsi="Consolas" w:cs="Times New Roman"/>
          <w:color w:val="92D050"/>
          <w:kern w:val="0"/>
          <w:sz w:val="21"/>
          <w:szCs w:val="21"/>
          <w:lang w:val="en-US"/>
          <w14:ligatures w14:val="none"/>
        </w:rPr>
        <w:t>END //</w:t>
      </w:r>
    </w:p>
    <w:p w14:paraId="05B3D046"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
    <w:p w14:paraId="5E49C028" w14:textId="77777777" w:rsidR="009009BB" w:rsidRPr="00F21157" w:rsidRDefault="009009BB" w:rsidP="009009BB">
      <w:pPr>
        <w:shd w:val="clear" w:color="auto" w:fill="1E1E1E"/>
        <w:spacing w:after="0" w:line="285" w:lineRule="atLeast"/>
        <w:rPr>
          <w:rFonts w:ascii="Consolas" w:eastAsia="Times New Roman" w:hAnsi="Consolas" w:cs="Times New Roman"/>
          <w:color w:val="D4D4D4"/>
          <w:kern w:val="0"/>
          <w:sz w:val="21"/>
          <w:szCs w:val="21"/>
          <w:lang w:val="en-US"/>
          <w14:ligatures w14:val="none"/>
        </w:rPr>
      </w:pPr>
      <w:proofErr w:type="gramStart"/>
      <w:r w:rsidRPr="00F21157">
        <w:rPr>
          <w:rFonts w:ascii="Consolas" w:eastAsia="Times New Roman" w:hAnsi="Consolas" w:cs="Times New Roman"/>
          <w:color w:val="D4D4D4"/>
          <w:kern w:val="0"/>
          <w:sz w:val="21"/>
          <w:szCs w:val="21"/>
          <w:lang w:val="en-US"/>
          <w14:ligatures w14:val="none"/>
        </w:rPr>
        <w:t>DELIMITER ;</w:t>
      </w:r>
      <w:proofErr w:type="gramEnd"/>
    </w:p>
    <w:p w14:paraId="4E5D973F" w14:textId="77777777" w:rsidR="009009BB" w:rsidRDefault="009009BB" w:rsidP="009009BB">
      <w:pPr>
        <w:rPr>
          <w:lang w:val="en-US"/>
        </w:rPr>
      </w:pPr>
    </w:p>
    <w:p w14:paraId="69AE1139" w14:textId="77777777" w:rsidR="009009BB" w:rsidRDefault="009009BB" w:rsidP="00E97003">
      <w:pPr>
        <w:rPr>
          <w:lang w:val="en-US"/>
        </w:rPr>
      </w:pPr>
    </w:p>
    <w:p w14:paraId="16B49BB4" w14:textId="191DE444" w:rsidR="00C54040" w:rsidRPr="00E97003" w:rsidRDefault="00C54040" w:rsidP="00E97003">
      <w:pPr>
        <w:rPr>
          <w:lang w:val="en-US"/>
        </w:rPr>
      </w:pPr>
      <w:r w:rsidRPr="00E97003">
        <w:rPr>
          <w:lang w:val="en-US"/>
        </w:rPr>
        <w:br w:type="page"/>
      </w:r>
    </w:p>
    <w:p w14:paraId="1C5CCEE4" w14:textId="77777777" w:rsidR="00604EF1" w:rsidRDefault="00604EF1" w:rsidP="00604EF1">
      <w:pPr>
        <w:rPr>
          <w:lang w:val="en-US"/>
        </w:rPr>
      </w:pPr>
    </w:p>
    <w:p w14:paraId="63FA508B" w14:textId="4A5F1485" w:rsidR="00FE6F23" w:rsidRPr="00FE6F23" w:rsidRDefault="00FE6F23" w:rsidP="00131655">
      <w:pPr>
        <w:pStyle w:val="Titre2"/>
        <w:rPr>
          <w:lang w:val="en-US"/>
        </w:rPr>
      </w:pPr>
      <w:r w:rsidRPr="00FE6F23">
        <w:rPr>
          <w:lang w:val="en-US"/>
        </w:rPr>
        <w:t xml:space="preserve">Step 4: Integrating the Database into the </w:t>
      </w:r>
      <w:proofErr w:type="spellStart"/>
      <w:r w:rsidRPr="00FE6F23">
        <w:rPr>
          <w:lang w:val="en-US"/>
        </w:rPr>
        <w:t>ArtConnect</w:t>
      </w:r>
      <w:proofErr w:type="spellEnd"/>
      <w:r w:rsidRPr="00FE6F23">
        <w:rPr>
          <w:lang w:val="en-US"/>
        </w:rPr>
        <w:t xml:space="preserve"> Java Application </w:t>
      </w:r>
    </w:p>
    <w:p w14:paraId="74A5A52F" w14:textId="7B6EE1C9" w:rsidR="00FE6F23" w:rsidRPr="00FE6F23" w:rsidRDefault="00FE6F23" w:rsidP="00FE6F23">
      <w:pPr>
        <w:rPr>
          <w:lang w:val="en-US"/>
        </w:rPr>
      </w:pPr>
      <w:r w:rsidRPr="00FE6F23">
        <w:rPr>
          <w:lang w:val="en-US"/>
        </w:rPr>
        <w:t xml:space="preserve">Objective: Progressively replace the “in-memory” services of the </w:t>
      </w:r>
      <w:proofErr w:type="spellStart"/>
      <w:r w:rsidRPr="00FE6F23">
        <w:rPr>
          <w:lang w:val="en-US"/>
        </w:rPr>
        <w:t>ArtConnect</w:t>
      </w:r>
      <w:proofErr w:type="spellEnd"/>
      <w:r w:rsidRPr="00FE6F23">
        <w:rPr>
          <w:lang w:val="en-US"/>
        </w:rPr>
        <w:t xml:space="preserve"> </w:t>
      </w:r>
      <w:proofErr w:type="gramStart"/>
      <w:r w:rsidRPr="00FE6F23">
        <w:rPr>
          <w:lang w:val="en-US"/>
        </w:rPr>
        <w:t xml:space="preserve">application </w:t>
      </w:r>
      <w:r w:rsidR="002D58B1">
        <w:rPr>
          <w:lang w:val="en-US"/>
        </w:rPr>
        <w:t xml:space="preserve"> </w:t>
      </w:r>
      <w:r w:rsidRPr="00FE6F23">
        <w:rPr>
          <w:lang w:val="en-US"/>
        </w:rPr>
        <w:t>with</w:t>
      </w:r>
      <w:proofErr w:type="gramEnd"/>
      <w:r w:rsidRPr="00FE6F23">
        <w:rPr>
          <w:lang w:val="en-US"/>
        </w:rPr>
        <w:t xml:space="preserve"> a real persistence layer connected to your </w:t>
      </w:r>
      <w:proofErr w:type="spellStart"/>
      <w:r w:rsidRPr="00FE6F23">
        <w:rPr>
          <w:lang w:val="en-US"/>
        </w:rPr>
        <w:t>ArtConnect</w:t>
      </w:r>
      <w:proofErr w:type="spellEnd"/>
      <w:r w:rsidRPr="00FE6F23">
        <w:rPr>
          <w:lang w:val="en-US"/>
        </w:rPr>
        <w:t xml:space="preserve"> database. </w:t>
      </w:r>
    </w:p>
    <w:p w14:paraId="11BEFA08" w14:textId="77777777" w:rsidR="00FE6F23" w:rsidRPr="002D58B1" w:rsidRDefault="00FE6F23" w:rsidP="00FE6F23">
      <w:pPr>
        <w:rPr>
          <w:b/>
          <w:bCs/>
          <w:lang w:val="en-US"/>
        </w:rPr>
      </w:pPr>
      <w:r w:rsidRPr="002D58B1">
        <w:rPr>
          <w:b/>
          <w:bCs/>
          <w:lang w:val="en-US"/>
        </w:rPr>
        <w:t xml:space="preserve">Tasks: </w:t>
      </w:r>
    </w:p>
    <w:p w14:paraId="668AC56B" w14:textId="77777777" w:rsidR="00FE6F23" w:rsidRPr="00FE6F23" w:rsidRDefault="00FE6F23" w:rsidP="002D58B1">
      <w:pPr>
        <w:pStyle w:val="Titre3"/>
        <w:rPr>
          <w:lang w:val="en-US"/>
        </w:rPr>
      </w:pPr>
      <w:r w:rsidRPr="00FE6F23">
        <w:rPr>
          <w:lang w:val="en-US"/>
        </w:rPr>
        <w:t xml:space="preserve">1. DAO (Data Access Objects) </w:t>
      </w:r>
    </w:p>
    <w:p w14:paraId="0593E8E0" w14:textId="2AFBE869" w:rsidR="00FE6F23" w:rsidRPr="002D58B1" w:rsidRDefault="00FE6F23" w:rsidP="002D58B1">
      <w:pPr>
        <w:pStyle w:val="Paragraphedeliste"/>
        <w:numPr>
          <w:ilvl w:val="0"/>
          <w:numId w:val="16"/>
        </w:numPr>
        <w:rPr>
          <w:lang w:val="en-US"/>
        </w:rPr>
      </w:pPr>
      <w:r w:rsidRPr="002D58B1">
        <w:rPr>
          <w:lang w:val="en-US"/>
        </w:rPr>
        <w:t>Complete/implement the DAO interfaces provided in the project (e.g.</w:t>
      </w:r>
      <w:proofErr w:type="gramStart"/>
      <w:r w:rsidRPr="002D58B1">
        <w:rPr>
          <w:lang w:val="en-US"/>
        </w:rPr>
        <w:t xml:space="preserve">, </w:t>
      </w:r>
      <w:r w:rsidR="002D58B1" w:rsidRPr="002D58B1">
        <w:rPr>
          <w:lang w:val="en-US"/>
        </w:rPr>
        <w:t xml:space="preserve"> </w:t>
      </w:r>
      <w:proofErr w:type="spellStart"/>
      <w:r w:rsidRPr="002D58B1">
        <w:rPr>
          <w:lang w:val="en-US"/>
        </w:rPr>
        <w:t>ArtistDao</w:t>
      </w:r>
      <w:proofErr w:type="spellEnd"/>
      <w:proofErr w:type="gramEnd"/>
      <w:r w:rsidRPr="002D58B1">
        <w:rPr>
          <w:lang w:val="en-US"/>
        </w:rPr>
        <w:t xml:space="preserve">, </w:t>
      </w:r>
      <w:proofErr w:type="spellStart"/>
      <w:r w:rsidRPr="002D58B1">
        <w:rPr>
          <w:lang w:val="en-US"/>
        </w:rPr>
        <w:t>ArtworkDao</w:t>
      </w:r>
      <w:proofErr w:type="spellEnd"/>
      <w:r w:rsidRPr="002D58B1">
        <w:rPr>
          <w:lang w:val="en-US"/>
        </w:rPr>
        <w:t xml:space="preserve">, </w:t>
      </w:r>
      <w:proofErr w:type="spellStart"/>
      <w:r w:rsidRPr="002D58B1">
        <w:rPr>
          <w:lang w:val="en-US"/>
        </w:rPr>
        <w:t>CommunityMemberDao</w:t>
      </w:r>
      <w:proofErr w:type="spellEnd"/>
      <w:r w:rsidRPr="002D58B1">
        <w:rPr>
          <w:lang w:val="en-US"/>
        </w:rPr>
        <w:t>, etc.) in a package</w:t>
      </w:r>
      <w:r w:rsidR="002D58B1" w:rsidRPr="002D58B1">
        <w:rPr>
          <w:lang w:val="en-US"/>
        </w:rPr>
        <w:t xml:space="preserve"> </w:t>
      </w:r>
      <w:proofErr w:type="spellStart"/>
      <w:proofErr w:type="gramStart"/>
      <w:r w:rsidRPr="002D58B1">
        <w:rPr>
          <w:lang w:val="en-US"/>
        </w:rPr>
        <w:t>org.project.artconnect.dao.impl</w:t>
      </w:r>
      <w:proofErr w:type="spellEnd"/>
      <w:proofErr w:type="gramEnd"/>
      <w:r w:rsidRPr="002D58B1">
        <w:rPr>
          <w:lang w:val="en-US"/>
        </w:rPr>
        <w:t xml:space="preserve"> </w:t>
      </w:r>
    </w:p>
    <w:p w14:paraId="03948359" w14:textId="1ED08F88" w:rsidR="00FE6F23" w:rsidRPr="002D58B1" w:rsidRDefault="00FE6F23" w:rsidP="002D58B1">
      <w:pPr>
        <w:pStyle w:val="Paragraphedeliste"/>
        <w:numPr>
          <w:ilvl w:val="0"/>
          <w:numId w:val="16"/>
        </w:numPr>
        <w:rPr>
          <w:lang w:val="en-US"/>
        </w:rPr>
      </w:pPr>
      <w:r w:rsidRPr="002D58B1">
        <w:rPr>
          <w:lang w:val="en-US"/>
        </w:rPr>
        <w:t xml:space="preserve">Implement JDBC DAO classes (e.g., </w:t>
      </w:r>
      <w:proofErr w:type="spellStart"/>
      <w:r w:rsidRPr="002D58B1">
        <w:rPr>
          <w:lang w:val="en-US"/>
        </w:rPr>
        <w:t>JdbcArtistDao</w:t>
      </w:r>
      <w:proofErr w:type="spellEnd"/>
      <w:r w:rsidRPr="002D58B1">
        <w:rPr>
          <w:lang w:val="en-US"/>
        </w:rPr>
        <w:t>) in the package</w:t>
      </w:r>
      <w:r w:rsidR="002D58B1" w:rsidRPr="002D58B1">
        <w:rPr>
          <w:lang w:val="en-US"/>
        </w:rPr>
        <w:t xml:space="preserve"> </w:t>
      </w:r>
      <w:proofErr w:type="spellStart"/>
      <w:proofErr w:type="gramStart"/>
      <w:r w:rsidRPr="002D58B1">
        <w:rPr>
          <w:lang w:val="en-US"/>
        </w:rPr>
        <w:t>org.project</w:t>
      </w:r>
      <w:proofErr w:type="gramEnd"/>
      <w:r w:rsidRPr="002D58B1">
        <w:rPr>
          <w:lang w:val="en-US"/>
        </w:rPr>
        <w:t>.</w:t>
      </w:r>
      <w:proofErr w:type="gramStart"/>
      <w:r w:rsidRPr="002D58B1">
        <w:rPr>
          <w:lang w:val="en-US"/>
        </w:rPr>
        <w:t>artconnect.persistence</w:t>
      </w:r>
      <w:proofErr w:type="spellEnd"/>
      <w:proofErr w:type="gramEnd"/>
      <w:r w:rsidRPr="002D58B1">
        <w:rPr>
          <w:lang w:val="en-US"/>
        </w:rPr>
        <w:t xml:space="preserve">. </w:t>
      </w:r>
    </w:p>
    <w:p w14:paraId="007FEB70" w14:textId="1AA2949C" w:rsidR="00FE6F23" w:rsidRDefault="00FE6F23" w:rsidP="002D58B1">
      <w:pPr>
        <w:pStyle w:val="Paragraphedeliste"/>
        <w:numPr>
          <w:ilvl w:val="0"/>
          <w:numId w:val="16"/>
        </w:numPr>
        <w:rPr>
          <w:lang w:val="en-US"/>
        </w:rPr>
      </w:pPr>
      <w:r w:rsidRPr="002D58B1">
        <w:rPr>
          <w:lang w:val="en-US"/>
        </w:rPr>
        <w:t xml:space="preserve">Use </w:t>
      </w:r>
      <w:proofErr w:type="spellStart"/>
      <w:r w:rsidRPr="002D58B1">
        <w:rPr>
          <w:lang w:val="en-US"/>
        </w:rPr>
        <w:t>PreparedStatements</w:t>
      </w:r>
      <w:proofErr w:type="spellEnd"/>
      <w:r w:rsidRPr="002D58B1">
        <w:rPr>
          <w:lang w:val="en-US"/>
        </w:rPr>
        <w:t xml:space="preserve"> and transactions where necessary. Make sure to properly handle resource closing. </w:t>
      </w:r>
    </w:p>
    <w:p w14:paraId="60DAD777" w14:textId="3447E693" w:rsidR="00906F49" w:rsidRDefault="00906F49" w:rsidP="00906F49">
      <w:pPr>
        <w:rPr>
          <w:lang w:val="en-US"/>
        </w:rPr>
      </w:pPr>
      <w:r>
        <w:rPr>
          <w:lang w:val="en-US"/>
        </w:rPr>
        <w:t>Artwork Dao</w:t>
      </w:r>
    </w:p>
    <w:p w14:paraId="0BE1C201" w14:textId="68A84AAD" w:rsidR="00906F49" w:rsidRDefault="00906F49" w:rsidP="00906F49">
      <w:pPr>
        <w:rPr>
          <w:lang w:val="en-US"/>
        </w:rPr>
      </w:pPr>
      <w:r w:rsidRPr="00906F49">
        <w:rPr>
          <w:noProof/>
          <w:lang w:val="en-US"/>
        </w:rPr>
        <w:drawing>
          <wp:inline distT="0" distB="0" distL="0" distR="0" wp14:anchorId="1B45B49A" wp14:editId="0B8F2B9E">
            <wp:extent cx="2852382" cy="1957240"/>
            <wp:effectExtent l="0" t="0" r="5715" b="5080"/>
            <wp:docPr id="11212757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5722" name=""/>
                    <pic:cNvPicPr/>
                  </pic:nvPicPr>
                  <pic:blipFill>
                    <a:blip r:embed="rId14"/>
                    <a:stretch>
                      <a:fillRect/>
                    </a:stretch>
                  </pic:blipFill>
                  <pic:spPr>
                    <a:xfrm>
                      <a:off x="0" y="0"/>
                      <a:ext cx="2857804" cy="1960961"/>
                    </a:xfrm>
                    <a:prstGeom prst="rect">
                      <a:avLst/>
                    </a:prstGeom>
                  </pic:spPr>
                </pic:pic>
              </a:graphicData>
            </a:graphic>
          </wp:inline>
        </w:drawing>
      </w:r>
    </w:p>
    <w:p w14:paraId="38B8E6F4" w14:textId="0202766B" w:rsidR="00F66E72" w:rsidRDefault="00F66E72" w:rsidP="00906F49">
      <w:pPr>
        <w:rPr>
          <w:lang w:val="en-US"/>
        </w:rPr>
      </w:pPr>
      <w:r>
        <w:rPr>
          <w:lang w:val="en-US"/>
        </w:rPr>
        <w:t>Artist DAO</w:t>
      </w:r>
    </w:p>
    <w:p w14:paraId="3A5CB49F" w14:textId="032D85D7" w:rsidR="00F66E72" w:rsidRDefault="00F66E72" w:rsidP="00906F49">
      <w:pPr>
        <w:rPr>
          <w:lang w:val="en-US"/>
        </w:rPr>
      </w:pPr>
      <w:r w:rsidRPr="00F66E72">
        <w:rPr>
          <w:noProof/>
          <w:lang w:val="en-US"/>
        </w:rPr>
        <w:drawing>
          <wp:inline distT="0" distB="0" distL="0" distR="0" wp14:anchorId="04743CCF" wp14:editId="5B2A4CC1">
            <wp:extent cx="2736376" cy="2093002"/>
            <wp:effectExtent l="0" t="0" r="6985" b="2540"/>
            <wp:docPr id="708468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8373" name=""/>
                    <pic:cNvPicPr/>
                  </pic:nvPicPr>
                  <pic:blipFill>
                    <a:blip r:embed="rId15"/>
                    <a:stretch>
                      <a:fillRect/>
                    </a:stretch>
                  </pic:blipFill>
                  <pic:spPr>
                    <a:xfrm>
                      <a:off x="0" y="0"/>
                      <a:ext cx="2745588" cy="2100048"/>
                    </a:xfrm>
                    <a:prstGeom prst="rect">
                      <a:avLst/>
                    </a:prstGeom>
                  </pic:spPr>
                </pic:pic>
              </a:graphicData>
            </a:graphic>
          </wp:inline>
        </w:drawing>
      </w:r>
    </w:p>
    <w:p w14:paraId="77428497" w14:textId="77777777" w:rsidR="00F66E72" w:rsidRDefault="00F66E72" w:rsidP="00906F49">
      <w:pPr>
        <w:rPr>
          <w:lang w:val="en-US"/>
        </w:rPr>
      </w:pPr>
    </w:p>
    <w:p w14:paraId="2770BAA8" w14:textId="2E7AAE58" w:rsidR="00F66E72" w:rsidRDefault="00F66E72" w:rsidP="00906F49">
      <w:pPr>
        <w:rPr>
          <w:lang w:val="en-US"/>
        </w:rPr>
      </w:pPr>
      <w:r>
        <w:rPr>
          <w:lang w:val="en-US"/>
        </w:rPr>
        <w:t>Community member DAO</w:t>
      </w:r>
    </w:p>
    <w:p w14:paraId="29FC0D2E" w14:textId="72C14B04" w:rsidR="00105525" w:rsidRDefault="00105525" w:rsidP="00906F49">
      <w:pPr>
        <w:rPr>
          <w:lang w:val="en-US"/>
        </w:rPr>
      </w:pPr>
      <w:r w:rsidRPr="00105525">
        <w:rPr>
          <w:noProof/>
          <w:lang w:val="en-US"/>
        </w:rPr>
        <w:lastRenderedPageBreak/>
        <w:drawing>
          <wp:inline distT="0" distB="0" distL="0" distR="0" wp14:anchorId="7C67CDB6" wp14:editId="4585D82B">
            <wp:extent cx="2690345" cy="1313145"/>
            <wp:effectExtent l="0" t="0" r="0" b="1905"/>
            <wp:docPr id="454206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06129" name=""/>
                    <pic:cNvPicPr/>
                  </pic:nvPicPr>
                  <pic:blipFill>
                    <a:blip r:embed="rId16"/>
                    <a:stretch>
                      <a:fillRect/>
                    </a:stretch>
                  </pic:blipFill>
                  <pic:spPr>
                    <a:xfrm>
                      <a:off x="0" y="0"/>
                      <a:ext cx="2703685" cy="1319656"/>
                    </a:xfrm>
                    <a:prstGeom prst="rect">
                      <a:avLst/>
                    </a:prstGeom>
                  </pic:spPr>
                </pic:pic>
              </a:graphicData>
            </a:graphic>
          </wp:inline>
        </w:drawing>
      </w:r>
    </w:p>
    <w:p w14:paraId="288BA25C" w14:textId="16E76A43" w:rsidR="00786BE2" w:rsidRDefault="00786BE2" w:rsidP="00906F49">
      <w:pPr>
        <w:rPr>
          <w:lang w:val="en-US"/>
        </w:rPr>
      </w:pPr>
    </w:p>
    <w:p w14:paraId="15C76480" w14:textId="6A10B47E" w:rsidR="00C15D2A" w:rsidRDefault="00786BE2" w:rsidP="00906F49">
      <w:pPr>
        <w:rPr>
          <w:lang w:val="en-US"/>
        </w:rPr>
      </w:pPr>
      <w:r>
        <w:rPr>
          <w:lang w:val="en-US"/>
        </w:rPr>
        <w:t xml:space="preserve">The JDBC DAO classes are in the </w:t>
      </w:r>
      <w:proofErr w:type="spellStart"/>
      <w:r>
        <w:rPr>
          <w:lang w:val="en-US"/>
        </w:rPr>
        <w:t>github</w:t>
      </w:r>
      <w:proofErr w:type="spellEnd"/>
      <w:r>
        <w:rPr>
          <w:lang w:val="en-US"/>
        </w:rPr>
        <w:t xml:space="preserve"> in </w:t>
      </w:r>
      <w:r w:rsidR="00C15D2A">
        <w:rPr>
          <w:lang w:val="en-US"/>
        </w:rPr>
        <w:t xml:space="preserve">the </w:t>
      </w:r>
      <w:proofErr w:type="gramStart"/>
      <w:r w:rsidR="00C15D2A">
        <w:rPr>
          <w:lang w:val="en-US"/>
        </w:rPr>
        <w:t>file :</w:t>
      </w:r>
      <w:proofErr w:type="gramEnd"/>
    </w:p>
    <w:p w14:paraId="2D1EFF78" w14:textId="10B921B0" w:rsidR="00786BE2" w:rsidRPr="00906F49" w:rsidRDefault="00177A16" w:rsidP="00906F49">
      <w:pPr>
        <w:rPr>
          <w:lang w:val="en-US"/>
        </w:rPr>
      </w:pPr>
      <w:r>
        <w:rPr>
          <w:lang w:val="en-US"/>
        </w:rPr>
        <w:t xml:space="preserve">- </w:t>
      </w:r>
      <w:proofErr w:type="spellStart"/>
      <w:proofErr w:type="gramStart"/>
      <w:r w:rsidRPr="002D58B1">
        <w:rPr>
          <w:lang w:val="en-US"/>
        </w:rPr>
        <w:t>org.project</w:t>
      </w:r>
      <w:proofErr w:type="gramEnd"/>
      <w:r w:rsidRPr="002D58B1">
        <w:rPr>
          <w:lang w:val="en-US"/>
        </w:rPr>
        <w:t>.</w:t>
      </w:r>
      <w:proofErr w:type="gramStart"/>
      <w:r w:rsidRPr="002D58B1">
        <w:rPr>
          <w:lang w:val="en-US"/>
        </w:rPr>
        <w:t>artconnect.persistence</w:t>
      </w:r>
      <w:proofErr w:type="spellEnd"/>
      <w:proofErr w:type="gramEnd"/>
      <w:r w:rsidRPr="002D58B1">
        <w:rPr>
          <w:lang w:val="en-US"/>
        </w:rPr>
        <w:t>.</w:t>
      </w:r>
    </w:p>
    <w:p w14:paraId="4677DDDC" w14:textId="77777777" w:rsidR="00FE6F23" w:rsidRPr="00FE6F23" w:rsidRDefault="00FE6F23" w:rsidP="002D58B1">
      <w:pPr>
        <w:pStyle w:val="Titre3"/>
        <w:rPr>
          <w:lang w:val="en-US"/>
        </w:rPr>
      </w:pPr>
      <w:r w:rsidRPr="00FE6F23">
        <w:rPr>
          <w:lang w:val="en-US"/>
        </w:rPr>
        <w:t xml:space="preserve">2. Services </w:t>
      </w:r>
    </w:p>
    <w:p w14:paraId="7EFA9260" w14:textId="4C3211F0" w:rsidR="00FE6F23" w:rsidRPr="002D58B1" w:rsidRDefault="00FE6F23" w:rsidP="002D58B1">
      <w:pPr>
        <w:pStyle w:val="Paragraphedeliste"/>
        <w:numPr>
          <w:ilvl w:val="0"/>
          <w:numId w:val="17"/>
        </w:numPr>
        <w:rPr>
          <w:lang w:val="en-US"/>
        </w:rPr>
      </w:pPr>
      <w:r w:rsidRPr="002D58B1">
        <w:rPr>
          <w:lang w:val="en-US"/>
        </w:rPr>
        <w:t xml:space="preserve">Adapt the service layer to use JDBC DAOs instead of in-memory services. </w:t>
      </w:r>
      <w:proofErr w:type="gramStart"/>
      <w:r w:rsidRPr="002D58B1">
        <w:rPr>
          <w:lang w:val="en-US"/>
        </w:rPr>
        <w:t xml:space="preserve">Always </w:t>
      </w:r>
      <w:r w:rsidR="002D58B1" w:rsidRPr="002D58B1">
        <w:rPr>
          <w:lang w:val="en-US"/>
        </w:rPr>
        <w:t xml:space="preserve"> </w:t>
      </w:r>
      <w:r w:rsidRPr="002D58B1">
        <w:rPr>
          <w:lang w:val="en-US"/>
        </w:rPr>
        <w:t>respect</w:t>
      </w:r>
      <w:proofErr w:type="gramEnd"/>
      <w:r w:rsidRPr="002D58B1">
        <w:rPr>
          <w:lang w:val="en-US"/>
        </w:rPr>
        <w:t xml:space="preserve"> the code architecture! </w:t>
      </w:r>
    </w:p>
    <w:p w14:paraId="2255745C" w14:textId="52B84C78" w:rsidR="00FE6F23" w:rsidRDefault="00FE6F23" w:rsidP="002D58B1">
      <w:pPr>
        <w:pStyle w:val="Paragraphedeliste"/>
        <w:numPr>
          <w:ilvl w:val="0"/>
          <w:numId w:val="17"/>
        </w:numPr>
        <w:rPr>
          <w:lang w:val="en-US"/>
        </w:rPr>
      </w:pPr>
      <w:r w:rsidRPr="002D58B1">
        <w:rPr>
          <w:lang w:val="en-US"/>
        </w:rPr>
        <w:t xml:space="preserve">You can keep an </w:t>
      </w:r>
      <w:proofErr w:type="spellStart"/>
      <w:r w:rsidRPr="002D58B1">
        <w:rPr>
          <w:lang w:val="en-US"/>
        </w:rPr>
        <w:t>InMemoryXxxService</w:t>
      </w:r>
      <w:proofErr w:type="spellEnd"/>
      <w:r w:rsidRPr="002D58B1">
        <w:rPr>
          <w:lang w:val="en-US"/>
        </w:rPr>
        <w:t xml:space="preserve"> implementation for testing, but the </w:t>
      </w:r>
      <w:proofErr w:type="gramStart"/>
      <w:r w:rsidRPr="002D58B1">
        <w:rPr>
          <w:lang w:val="en-US"/>
        </w:rPr>
        <w:t xml:space="preserve">final </w:t>
      </w:r>
      <w:r w:rsidR="002D58B1" w:rsidRPr="002D58B1">
        <w:rPr>
          <w:lang w:val="en-US"/>
        </w:rPr>
        <w:t xml:space="preserve"> </w:t>
      </w:r>
      <w:r w:rsidRPr="002D58B1">
        <w:rPr>
          <w:lang w:val="en-US"/>
        </w:rPr>
        <w:t>application</w:t>
      </w:r>
      <w:proofErr w:type="gramEnd"/>
      <w:r w:rsidRPr="002D58B1">
        <w:rPr>
          <w:lang w:val="en-US"/>
        </w:rPr>
        <w:t xml:space="preserve"> must use services connected to the database. </w:t>
      </w:r>
    </w:p>
    <w:p w14:paraId="300CF019" w14:textId="7DDA1B16" w:rsidR="00FE1E11" w:rsidRDefault="00EF5D13" w:rsidP="00FE1E11">
      <w:pPr>
        <w:rPr>
          <w:lang w:val="en-US"/>
        </w:rPr>
      </w:pPr>
      <w:r w:rsidRPr="00D71708">
        <w:rPr>
          <w:noProof/>
          <w:lang w:val="en-US"/>
        </w:rPr>
        <w:drawing>
          <wp:anchor distT="0" distB="0" distL="114300" distR="114300" simplePos="0" relativeHeight="251658248" behindDoc="0" locked="0" layoutInCell="1" allowOverlap="1" wp14:anchorId="3BA9A5D2" wp14:editId="2C3E7AC9">
            <wp:simplePos x="0" y="0"/>
            <wp:positionH relativeFrom="margin">
              <wp:posOffset>3693217</wp:posOffset>
            </wp:positionH>
            <wp:positionV relativeFrom="paragraph">
              <wp:posOffset>6350</wp:posOffset>
            </wp:positionV>
            <wp:extent cx="2550777" cy="2621632"/>
            <wp:effectExtent l="0" t="0" r="2540" b="0"/>
            <wp:wrapNone/>
            <wp:docPr id="1701108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1226" name=""/>
                    <pic:cNvPicPr/>
                  </pic:nvPicPr>
                  <pic:blipFill rotWithShape="1">
                    <a:blip r:embed="rId17" cstate="print">
                      <a:extLst>
                        <a:ext uri="{28A0092B-C50C-407E-A947-70E740481C1C}">
                          <a14:useLocalDpi xmlns:a14="http://schemas.microsoft.com/office/drawing/2010/main" val="0"/>
                        </a:ext>
                      </a:extLst>
                    </a:blip>
                    <a:srcRect r="5724" b="10558"/>
                    <a:stretch>
                      <a:fillRect/>
                    </a:stretch>
                  </pic:blipFill>
                  <pic:spPr bwMode="auto">
                    <a:xfrm>
                      <a:off x="0" y="0"/>
                      <a:ext cx="2550777" cy="2621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58246" behindDoc="0" locked="0" layoutInCell="1" allowOverlap="1" wp14:anchorId="45FDDA85" wp14:editId="18D6E642">
                <wp:simplePos x="0" y="0"/>
                <wp:positionH relativeFrom="column">
                  <wp:posOffset>91942</wp:posOffset>
                </wp:positionH>
                <wp:positionV relativeFrom="paragraph">
                  <wp:posOffset>5004</wp:posOffset>
                </wp:positionV>
                <wp:extent cx="3507475" cy="782472"/>
                <wp:effectExtent l="0" t="0" r="0" b="0"/>
                <wp:wrapNone/>
                <wp:docPr id="707168246" name="Zone de texte 4"/>
                <wp:cNvGraphicFramePr/>
                <a:graphic xmlns:a="http://schemas.openxmlformats.org/drawingml/2006/main">
                  <a:graphicData uri="http://schemas.microsoft.com/office/word/2010/wordprocessingShape">
                    <wps:wsp>
                      <wps:cNvSpPr txBox="1"/>
                      <wps:spPr>
                        <a:xfrm>
                          <a:off x="0" y="0"/>
                          <a:ext cx="3507475" cy="782472"/>
                        </a:xfrm>
                        <a:prstGeom prst="rect">
                          <a:avLst/>
                        </a:prstGeom>
                        <a:solidFill>
                          <a:schemeClr val="lt1"/>
                        </a:solidFill>
                        <a:ln w="6350">
                          <a:noFill/>
                        </a:ln>
                      </wps:spPr>
                      <wps:txbx>
                        <w:txbxContent>
                          <w:p w14:paraId="52800EDD" w14:textId="4E35F574" w:rsidR="0063109E" w:rsidRDefault="0063109E" w:rsidP="0063109E">
                            <w:pPr>
                              <w:jc w:val="both"/>
                              <w:rPr>
                                <w:lang w:val="en-US"/>
                              </w:rPr>
                            </w:pPr>
                            <w:r w:rsidRPr="00A20E2D">
                              <w:rPr>
                                <w:lang w:val="en-US"/>
                              </w:rPr>
                              <w:t>The</w:t>
                            </w:r>
                            <w:r w:rsidRPr="0063109E">
                              <w:rPr>
                                <w:lang w:val="en-US"/>
                              </w:rPr>
                              <w:t xml:space="preserve"> application follows a strict 3-tier architecture</w:t>
                            </w:r>
                            <w:r w:rsidR="00A20E2D">
                              <w:rPr>
                                <w:lang w:val="en-US"/>
                              </w:rPr>
                              <w:t xml:space="preserve"> </w:t>
                            </w:r>
                            <w:r w:rsidRPr="0063109E">
                              <w:rPr>
                                <w:lang w:val="en-US"/>
                              </w:rPr>
                              <w:t>where each layer has a single responsibility and only communicates with its adjacent layers:</w:t>
                            </w:r>
                          </w:p>
                          <w:p w14:paraId="2A04550F" w14:textId="5368C664" w:rsidR="009A402F" w:rsidRPr="009A402F" w:rsidRDefault="009A402F" w:rsidP="009A402F">
                            <w:pPr>
                              <w:jc w:val="both"/>
                              <w:rPr>
                                <w:lang w:val="en-US"/>
                              </w:rPr>
                            </w:pPr>
                            <w:r w:rsidRPr="009A402F">
                              <w:rPr>
                                <w:lang w:val="en-US"/>
                              </w:rPr>
                              <w:t>| Layer | Responsibility</w:t>
                            </w:r>
                          </w:p>
                          <w:p w14:paraId="44B4859F" w14:textId="7C731529" w:rsidR="009A402F" w:rsidRPr="009A402F" w:rsidRDefault="009A402F" w:rsidP="009A402F">
                            <w:pPr>
                              <w:jc w:val="both"/>
                              <w:rPr>
                                <w:lang w:val="en-US"/>
                              </w:rPr>
                            </w:pPr>
                            <w:r w:rsidRPr="009A402F">
                              <w:rPr>
                                <w:lang w:val="en-US"/>
                              </w:rPr>
                              <w:t>|</w:t>
                            </w:r>
                            <w:r>
                              <w:rPr>
                                <w:lang w:val="en-US"/>
                              </w:rPr>
                              <w:t xml:space="preserve"> </w:t>
                            </w:r>
                            <w:r w:rsidRPr="009A402F">
                              <w:rPr>
                                <w:lang w:val="en-US"/>
                              </w:rPr>
                              <w:t xml:space="preserve">UI (Controllers) | </w:t>
                            </w:r>
                            <w:r w:rsidRPr="009A402F">
                              <w:rPr>
                                <w:b/>
                                <w:bCs/>
                                <w:lang w:val="en-US"/>
                              </w:rPr>
                              <w:t>Display</w:t>
                            </w:r>
                            <w:r w:rsidRPr="009A402F">
                              <w:rPr>
                                <w:lang w:val="en-US"/>
                              </w:rPr>
                              <w:t xml:space="preserve"> data, capture user input</w:t>
                            </w:r>
                          </w:p>
                          <w:p w14:paraId="5C76F563" w14:textId="0018D197" w:rsidR="009A402F" w:rsidRPr="009A402F" w:rsidRDefault="009A402F" w:rsidP="009A402F">
                            <w:pPr>
                              <w:jc w:val="both"/>
                              <w:rPr>
                                <w:lang w:val="en-US"/>
                              </w:rPr>
                            </w:pPr>
                            <w:r w:rsidRPr="009A402F">
                              <w:rPr>
                                <w:lang w:val="en-US"/>
                              </w:rPr>
                              <w:t>| Service</w:t>
                            </w:r>
                            <w:r>
                              <w:rPr>
                                <w:lang w:val="en-US"/>
                              </w:rPr>
                              <w:t xml:space="preserve"> </w:t>
                            </w:r>
                            <w:r w:rsidRPr="009A402F">
                              <w:rPr>
                                <w:lang w:val="en-US"/>
                              </w:rPr>
                              <w:t xml:space="preserve">| </w:t>
                            </w:r>
                            <w:r w:rsidRPr="009A402F">
                              <w:rPr>
                                <w:b/>
                                <w:bCs/>
                                <w:lang w:val="en-US"/>
                              </w:rPr>
                              <w:t>Business</w:t>
                            </w:r>
                            <w:r w:rsidRPr="009A402F">
                              <w:rPr>
                                <w:lang w:val="en-US"/>
                              </w:rPr>
                              <w:t xml:space="preserve"> rules, validation, orchestration </w:t>
                            </w:r>
                          </w:p>
                          <w:p w14:paraId="5AB0B287" w14:textId="6E657635" w:rsidR="009A402F" w:rsidRPr="009A402F" w:rsidRDefault="009A402F" w:rsidP="009A402F">
                            <w:pPr>
                              <w:jc w:val="both"/>
                              <w:rPr>
                                <w:lang w:val="en-US"/>
                              </w:rPr>
                            </w:pPr>
                            <w:r w:rsidRPr="009A402F">
                              <w:rPr>
                                <w:lang w:val="en-US"/>
                              </w:rPr>
                              <w:t>| DAO (Persistence)</w:t>
                            </w:r>
                            <w:r>
                              <w:rPr>
                                <w:lang w:val="en-US"/>
                              </w:rPr>
                              <w:t xml:space="preserve"> </w:t>
                            </w:r>
                            <w:r w:rsidRPr="009A402F">
                              <w:rPr>
                                <w:lang w:val="en-US"/>
                              </w:rPr>
                              <w:t xml:space="preserve">| </w:t>
                            </w:r>
                            <w:r w:rsidRPr="009A402F">
                              <w:rPr>
                                <w:b/>
                                <w:bCs/>
                                <w:lang w:val="en-US"/>
                              </w:rPr>
                              <w:t>SQL</w:t>
                            </w:r>
                            <w:r w:rsidRPr="009A402F">
                              <w:rPr>
                                <w:lang w:val="en-US"/>
                              </w:rPr>
                              <w:t xml:space="preserve"> queries, </w:t>
                            </w:r>
                            <w:r w:rsidRPr="009A402F">
                              <w:rPr>
                                <w:b/>
                                <w:bCs/>
                                <w:lang w:val="en-US"/>
                              </w:rPr>
                              <w:t>ResultSet</w:t>
                            </w:r>
                            <w:r w:rsidRPr="009A402F">
                              <w:rPr>
                                <w:lang w:val="en-US"/>
                              </w:rPr>
                              <w:t xml:space="preserve"> mapping</w:t>
                            </w:r>
                          </w:p>
                          <w:p w14:paraId="5442E607" w14:textId="77777777" w:rsidR="009A402F" w:rsidRDefault="009A402F" w:rsidP="0063109E">
                            <w:pPr>
                              <w:jc w:val="both"/>
                              <w:rPr>
                                <w:lang w:val="en-US"/>
                              </w:rPr>
                            </w:pPr>
                          </w:p>
                          <w:p w14:paraId="0813FBF7" w14:textId="77777777" w:rsidR="009A402F" w:rsidRPr="0063109E" w:rsidRDefault="009A402F" w:rsidP="0063109E">
                            <w:pPr>
                              <w:jc w:val="both"/>
                              <w:rPr>
                                <w:lang w:val="en-US"/>
                              </w:rPr>
                            </w:pPr>
                          </w:p>
                          <w:p w14:paraId="3E76ACC9" w14:textId="77777777" w:rsidR="0063109E" w:rsidRPr="0063109E" w:rsidRDefault="0063109E" w:rsidP="0063109E">
                            <w:pPr>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DDA85" id="Zone de texte 4" o:spid="_x0000_s1027" type="#_x0000_t202" style="position:absolute;margin-left:7.25pt;margin-top:.4pt;width:276.2pt;height:61.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" fillcolor="white [3201]" stroked="f" strokeweight=".5pt">
                <v:textbox>
                  <w:txbxContent>
                    <w:p w14:paraId="52800EDD" w14:textId="4E35F574" w:rsidR="0063109E" w:rsidRDefault="0063109E" w:rsidP="0063109E">
                      <w:pPr>
                        <w:jc w:val="both"/>
                        <w:rPr>
                          <w:lang w:val="en-US"/>
                        </w:rPr>
                      </w:pPr>
                      <w:r w:rsidRPr="00A20E2D">
                        <w:rPr>
                          <w:lang w:val="en-US"/>
                        </w:rPr>
                        <w:t>The</w:t>
                      </w:r>
                      <w:r w:rsidRPr="0063109E">
                        <w:rPr>
                          <w:lang w:val="en-US"/>
                        </w:rPr>
                        <w:t xml:space="preserve"> application follows a strict 3-tier architecture</w:t>
                      </w:r>
                      <w:r w:rsidR="00A20E2D">
                        <w:rPr>
                          <w:lang w:val="en-US"/>
                        </w:rPr>
                        <w:t xml:space="preserve"> </w:t>
                      </w:r>
                      <w:r w:rsidRPr="0063109E">
                        <w:rPr>
                          <w:lang w:val="en-US"/>
                        </w:rPr>
                        <w:t>where each layer has a single responsibility and only communicates with its adjacent layers:</w:t>
                      </w:r>
                    </w:p>
                    <w:p w14:paraId="2A04550F" w14:textId="5368C664" w:rsidR="009A402F" w:rsidRPr="009A402F" w:rsidRDefault="009A402F" w:rsidP="009A402F">
                      <w:pPr>
                        <w:jc w:val="both"/>
                        <w:rPr>
                          <w:lang w:val="en-US"/>
                        </w:rPr>
                      </w:pPr>
                      <w:r w:rsidRPr="009A402F">
                        <w:rPr>
                          <w:lang w:val="en-US"/>
                        </w:rPr>
                        <w:t>| Layer | Responsibility</w:t>
                      </w:r>
                    </w:p>
                    <w:p w14:paraId="44B4859F" w14:textId="7C731529" w:rsidR="009A402F" w:rsidRPr="009A402F" w:rsidRDefault="009A402F" w:rsidP="009A402F">
                      <w:pPr>
                        <w:jc w:val="both"/>
                        <w:rPr>
                          <w:lang w:val="en-US"/>
                        </w:rPr>
                      </w:pPr>
                      <w:r w:rsidRPr="009A402F">
                        <w:rPr>
                          <w:lang w:val="en-US"/>
                        </w:rPr>
                        <w:t>|</w:t>
                      </w:r>
                      <w:r>
                        <w:rPr>
                          <w:lang w:val="en-US"/>
                        </w:rPr>
                        <w:t xml:space="preserve"> </w:t>
                      </w:r>
                      <w:r w:rsidRPr="009A402F">
                        <w:rPr>
                          <w:lang w:val="en-US"/>
                        </w:rPr>
                        <w:t xml:space="preserve">UI (Controllers) | </w:t>
                      </w:r>
                      <w:r w:rsidRPr="009A402F">
                        <w:rPr>
                          <w:b/>
                          <w:bCs/>
                          <w:lang w:val="en-US"/>
                        </w:rPr>
                        <w:t>Display</w:t>
                      </w:r>
                      <w:r w:rsidRPr="009A402F">
                        <w:rPr>
                          <w:lang w:val="en-US"/>
                        </w:rPr>
                        <w:t xml:space="preserve"> data, capture user input</w:t>
                      </w:r>
                    </w:p>
                    <w:p w14:paraId="5C76F563" w14:textId="0018D197" w:rsidR="009A402F" w:rsidRPr="009A402F" w:rsidRDefault="009A402F" w:rsidP="009A402F">
                      <w:pPr>
                        <w:jc w:val="both"/>
                        <w:rPr>
                          <w:lang w:val="en-US"/>
                        </w:rPr>
                      </w:pPr>
                      <w:r w:rsidRPr="009A402F">
                        <w:rPr>
                          <w:lang w:val="en-US"/>
                        </w:rPr>
                        <w:t>| Service</w:t>
                      </w:r>
                      <w:r>
                        <w:rPr>
                          <w:lang w:val="en-US"/>
                        </w:rPr>
                        <w:t xml:space="preserve"> </w:t>
                      </w:r>
                      <w:r w:rsidRPr="009A402F">
                        <w:rPr>
                          <w:lang w:val="en-US"/>
                        </w:rPr>
                        <w:t xml:space="preserve">| </w:t>
                      </w:r>
                      <w:r w:rsidRPr="009A402F">
                        <w:rPr>
                          <w:b/>
                          <w:bCs/>
                          <w:lang w:val="en-US"/>
                        </w:rPr>
                        <w:t>Business</w:t>
                      </w:r>
                      <w:r w:rsidRPr="009A402F">
                        <w:rPr>
                          <w:lang w:val="en-US"/>
                        </w:rPr>
                        <w:t xml:space="preserve"> rules, validation, orchestration </w:t>
                      </w:r>
                    </w:p>
                    <w:p w14:paraId="5AB0B287" w14:textId="6E657635" w:rsidR="009A402F" w:rsidRPr="009A402F" w:rsidRDefault="009A402F" w:rsidP="009A402F">
                      <w:pPr>
                        <w:jc w:val="both"/>
                        <w:rPr>
                          <w:lang w:val="en-US"/>
                        </w:rPr>
                      </w:pPr>
                      <w:r w:rsidRPr="009A402F">
                        <w:rPr>
                          <w:lang w:val="en-US"/>
                        </w:rPr>
                        <w:t>| DAO (Persistence)</w:t>
                      </w:r>
                      <w:r>
                        <w:rPr>
                          <w:lang w:val="en-US"/>
                        </w:rPr>
                        <w:t xml:space="preserve"> </w:t>
                      </w:r>
                      <w:r w:rsidRPr="009A402F">
                        <w:rPr>
                          <w:lang w:val="en-US"/>
                        </w:rPr>
                        <w:t xml:space="preserve">| </w:t>
                      </w:r>
                      <w:r w:rsidRPr="009A402F">
                        <w:rPr>
                          <w:b/>
                          <w:bCs/>
                          <w:lang w:val="en-US"/>
                        </w:rPr>
                        <w:t>SQL</w:t>
                      </w:r>
                      <w:r w:rsidRPr="009A402F">
                        <w:rPr>
                          <w:lang w:val="en-US"/>
                        </w:rPr>
                        <w:t xml:space="preserve"> queries, </w:t>
                      </w:r>
                      <w:r w:rsidRPr="009A402F">
                        <w:rPr>
                          <w:b/>
                          <w:bCs/>
                          <w:lang w:val="en-US"/>
                        </w:rPr>
                        <w:t>ResultSet</w:t>
                      </w:r>
                      <w:r w:rsidRPr="009A402F">
                        <w:rPr>
                          <w:lang w:val="en-US"/>
                        </w:rPr>
                        <w:t xml:space="preserve"> mapping</w:t>
                      </w:r>
                    </w:p>
                    <w:p w14:paraId="5442E607" w14:textId="77777777" w:rsidR="009A402F" w:rsidRDefault="009A402F" w:rsidP="0063109E">
                      <w:pPr>
                        <w:jc w:val="both"/>
                        <w:rPr>
                          <w:lang w:val="en-US"/>
                        </w:rPr>
                      </w:pPr>
                    </w:p>
                    <w:p w14:paraId="0813FBF7" w14:textId="77777777" w:rsidR="009A402F" w:rsidRPr="0063109E" w:rsidRDefault="009A402F" w:rsidP="0063109E">
                      <w:pPr>
                        <w:jc w:val="both"/>
                        <w:rPr>
                          <w:lang w:val="en-US"/>
                        </w:rPr>
                      </w:pPr>
                    </w:p>
                    <w:p w14:paraId="3E76ACC9" w14:textId="77777777" w:rsidR="0063109E" w:rsidRPr="0063109E" w:rsidRDefault="0063109E" w:rsidP="0063109E">
                      <w:pPr>
                        <w:jc w:val="both"/>
                        <w:rPr>
                          <w:lang w:val="en-US"/>
                        </w:rPr>
                      </w:pPr>
                    </w:p>
                  </w:txbxContent>
                </v:textbox>
              </v:shape>
            </w:pict>
          </mc:Fallback>
        </mc:AlternateContent>
      </w:r>
      <w:r w:rsidR="00A20E2D" w:rsidRPr="00D71708">
        <w:rPr>
          <w:noProof/>
          <w:lang w:val="en-US"/>
        </w:rPr>
        <w:drawing>
          <wp:anchor distT="0" distB="0" distL="114300" distR="114300" simplePos="0" relativeHeight="251658245" behindDoc="0" locked="0" layoutInCell="1" allowOverlap="1" wp14:anchorId="3BA9A5D2" wp14:editId="21BE3C30">
            <wp:simplePos x="0" y="0"/>
            <wp:positionH relativeFrom="margin">
              <wp:posOffset>2979681</wp:posOffset>
            </wp:positionH>
            <wp:positionV relativeFrom="paragraph">
              <wp:posOffset>6423</wp:posOffset>
            </wp:positionV>
            <wp:extent cx="2550777" cy="2621632"/>
            <wp:effectExtent l="0" t="0" r="2540" b="0"/>
            <wp:wrapNone/>
            <wp:docPr id="16818512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1226" name=""/>
                    <pic:cNvPicPr/>
                  </pic:nvPicPr>
                  <pic:blipFill rotWithShape="1">
                    <a:blip r:embed="rId17" cstate="print">
                      <a:extLst>
                        <a:ext uri="{28A0092B-C50C-407E-A947-70E740481C1C}">
                          <a14:useLocalDpi xmlns:a14="http://schemas.microsoft.com/office/drawing/2010/main" val="0"/>
                        </a:ext>
                      </a:extLst>
                    </a:blip>
                    <a:srcRect r="5724" b="10558"/>
                    <a:stretch>
                      <a:fillRect/>
                    </a:stretch>
                  </pic:blipFill>
                  <pic:spPr bwMode="auto">
                    <a:xfrm>
                      <a:off x="0" y="0"/>
                      <a:ext cx="2550777" cy="2621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3B492F" w14:textId="77777777" w:rsidR="0063109E" w:rsidRPr="0063109E" w:rsidRDefault="0063109E" w:rsidP="0063109E">
      <w:pPr>
        <w:rPr>
          <w:lang w:val="en-US"/>
        </w:rPr>
      </w:pPr>
    </w:p>
    <w:tbl>
      <w:tblPr>
        <w:tblStyle w:val="Tableausimple1"/>
        <w:tblpPr w:leftFromText="141" w:rightFromText="141" w:vertAnchor="text" w:horzAnchor="page" w:tblpX="1849" w:tblpY="662"/>
        <w:tblW w:w="0" w:type="auto"/>
        <w:tblLook w:val="04A0" w:firstRow="1" w:lastRow="0" w:firstColumn="1" w:lastColumn="0" w:noHBand="0" w:noVBand="1"/>
      </w:tblPr>
      <w:tblGrid>
        <w:gridCol w:w="2122"/>
        <w:gridCol w:w="2976"/>
      </w:tblGrid>
      <w:tr w:rsidR="00EF5D13" w14:paraId="2B581A01" w14:textId="77777777" w:rsidTr="00EF5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B144A8E" w14:textId="77777777" w:rsidR="00EF5D13" w:rsidRDefault="00EF5D13" w:rsidP="00EF5D13">
            <w:pPr>
              <w:rPr>
                <w:lang w:val="en-US"/>
              </w:rPr>
            </w:pPr>
            <w:r w:rsidRPr="009A402F">
              <w:rPr>
                <w:lang w:val="en-US"/>
              </w:rPr>
              <w:t>Layer</w:t>
            </w:r>
          </w:p>
        </w:tc>
        <w:tc>
          <w:tcPr>
            <w:tcW w:w="2976" w:type="dxa"/>
          </w:tcPr>
          <w:p w14:paraId="647D05E5" w14:textId="77777777" w:rsidR="00EF5D13" w:rsidRDefault="00EF5D13" w:rsidP="00EF5D13">
            <w:pPr>
              <w:cnfStyle w:val="100000000000" w:firstRow="1" w:lastRow="0" w:firstColumn="0" w:lastColumn="0" w:oddVBand="0" w:evenVBand="0" w:oddHBand="0" w:evenHBand="0" w:firstRowFirstColumn="0" w:firstRowLastColumn="0" w:lastRowFirstColumn="0" w:lastRowLastColumn="0"/>
              <w:rPr>
                <w:lang w:val="en-US"/>
              </w:rPr>
            </w:pPr>
            <w:r w:rsidRPr="009A402F">
              <w:rPr>
                <w:lang w:val="en-US"/>
              </w:rPr>
              <w:t>Responsibility</w:t>
            </w:r>
          </w:p>
        </w:tc>
      </w:tr>
      <w:tr w:rsidR="00EF5D13" w:rsidRPr="00550224" w14:paraId="2DA0B8F0" w14:textId="77777777" w:rsidTr="00EF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DEA5CD8" w14:textId="77777777" w:rsidR="00EF5D13" w:rsidRPr="00EF5D13" w:rsidRDefault="00EF5D13" w:rsidP="00EF5D13">
            <w:pPr>
              <w:rPr>
                <w:b w:val="0"/>
                <w:bCs w:val="0"/>
                <w:lang w:val="en-US"/>
              </w:rPr>
            </w:pPr>
            <w:r w:rsidRPr="00EF5D13">
              <w:rPr>
                <w:b w:val="0"/>
                <w:bCs w:val="0"/>
                <w:lang w:val="en-US"/>
              </w:rPr>
              <w:t>UI (Controllers)</w:t>
            </w:r>
          </w:p>
        </w:tc>
        <w:tc>
          <w:tcPr>
            <w:tcW w:w="2976" w:type="dxa"/>
          </w:tcPr>
          <w:p w14:paraId="52F8CB6B" w14:textId="77777777" w:rsidR="00EF5D13" w:rsidRPr="00EF5D13" w:rsidRDefault="00EF5D13" w:rsidP="00EF5D13">
            <w:pPr>
              <w:cnfStyle w:val="000000100000" w:firstRow="0" w:lastRow="0" w:firstColumn="0" w:lastColumn="0" w:oddVBand="0" w:evenVBand="0" w:oddHBand="1" w:evenHBand="0" w:firstRowFirstColumn="0" w:firstRowLastColumn="0" w:lastRowFirstColumn="0" w:lastRowLastColumn="0"/>
              <w:rPr>
                <w:lang w:val="en-US"/>
              </w:rPr>
            </w:pPr>
            <w:r w:rsidRPr="00EF5D13">
              <w:rPr>
                <w:lang w:val="en-US"/>
              </w:rPr>
              <w:t>Display data, capture user input</w:t>
            </w:r>
          </w:p>
        </w:tc>
      </w:tr>
      <w:tr w:rsidR="00EF5D13" w14:paraId="0811B304" w14:textId="77777777" w:rsidTr="00EF5D13">
        <w:tc>
          <w:tcPr>
            <w:cnfStyle w:val="001000000000" w:firstRow="0" w:lastRow="0" w:firstColumn="1" w:lastColumn="0" w:oddVBand="0" w:evenVBand="0" w:oddHBand="0" w:evenHBand="0" w:firstRowFirstColumn="0" w:firstRowLastColumn="0" w:lastRowFirstColumn="0" w:lastRowLastColumn="0"/>
            <w:tcW w:w="2122" w:type="dxa"/>
          </w:tcPr>
          <w:p w14:paraId="09E3ACB4" w14:textId="77777777" w:rsidR="00EF5D13" w:rsidRPr="00EF5D13" w:rsidRDefault="00EF5D13" w:rsidP="00EF5D13">
            <w:pPr>
              <w:rPr>
                <w:b w:val="0"/>
                <w:bCs w:val="0"/>
                <w:lang w:val="en-US"/>
              </w:rPr>
            </w:pPr>
            <w:r w:rsidRPr="00EF5D13">
              <w:rPr>
                <w:b w:val="0"/>
                <w:bCs w:val="0"/>
                <w:lang w:val="en-US"/>
              </w:rPr>
              <w:t>Service</w:t>
            </w:r>
          </w:p>
        </w:tc>
        <w:tc>
          <w:tcPr>
            <w:tcW w:w="2976" w:type="dxa"/>
          </w:tcPr>
          <w:p w14:paraId="7E651CE0" w14:textId="77777777" w:rsidR="00EF5D13" w:rsidRPr="00EF5D13" w:rsidRDefault="00EF5D13" w:rsidP="00EF5D13">
            <w:pPr>
              <w:cnfStyle w:val="000000000000" w:firstRow="0" w:lastRow="0" w:firstColumn="0" w:lastColumn="0" w:oddVBand="0" w:evenVBand="0" w:oddHBand="0" w:evenHBand="0" w:firstRowFirstColumn="0" w:firstRowLastColumn="0" w:lastRowFirstColumn="0" w:lastRowLastColumn="0"/>
              <w:rPr>
                <w:lang w:val="en-US"/>
              </w:rPr>
            </w:pPr>
            <w:r w:rsidRPr="00EF5D13">
              <w:rPr>
                <w:lang w:val="en-US"/>
              </w:rPr>
              <w:t>Business rules, validation, orchestration</w:t>
            </w:r>
          </w:p>
        </w:tc>
      </w:tr>
      <w:tr w:rsidR="00EF5D13" w14:paraId="172236AF" w14:textId="77777777" w:rsidTr="00EF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A0D5AD3" w14:textId="77777777" w:rsidR="00EF5D13" w:rsidRPr="00EF5D13" w:rsidRDefault="00EF5D13" w:rsidP="00EF5D13">
            <w:pPr>
              <w:rPr>
                <w:b w:val="0"/>
                <w:bCs w:val="0"/>
                <w:lang w:val="en-US"/>
              </w:rPr>
            </w:pPr>
            <w:r w:rsidRPr="00EF5D13">
              <w:rPr>
                <w:b w:val="0"/>
                <w:bCs w:val="0"/>
                <w:lang w:val="en-US"/>
              </w:rPr>
              <w:t>DAO (Persistence)</w:t>
            </w:r>
          </w:p>
        </w:tc>
        <w:tc>
          <w:tcPr>
            <w:tcW w:w="2976" w:type="dxa"/>
          </w:tcPr>
          <w:p w14:paraId="5D62173C" w14:textId="77777777" w:rsidR="00EF5D13" w:rsidRPr="00EF5D13" w:rsidRDefault="00EF5D13" w:rsidP="00EF5D13">
            <w:pPr>
              <w:cnfStyle w:val="000000100000" w:firstRow="0" w:lastRow="0" w:firstColumn="0" w:lastColumn="0" w:oddVBand="0" w:evenVBand="0" w:oddHBand="1" w:evenHBand="0" w:firstRowFirstColumn="0" w:firstRowLastColumn="0" w:lastRowFirstColumn="0" w:lastRowLastColumn="0"/>
              <w:rPr>
                <w:lang w:val="en-US"/>
              </w:rPr>
            </w:pPr>
            <w:r w:rsidRPr="00EF5D13">
              <w:rPr>
                <w:lang w:val="en-US"/>
              </w:rPr>
              <w:t xml:space="preserve">SQL queries, </w:t>
            </w:r>
            <w:proofErr w:type="spellStart"/>
            <w:r w:rsidRPr="00EF5D13">
              <w:rPr>
                <w:lang w:val="en-US"/>
              </w:rPr>
              <w:t>ResultSet</w:t>
            </w:r>
            <w:proofErr w:type="spellEnd"/>
            <w:r w:rsidRPr="00EF5D13">
              <w:rPr>
                <w:lang w:val="en-US"/>
              </w:rPr>
              <w:t xml:space="preserve"> mapping</w:t>
            </w:r>
          </w:p>
        </w:tc>
      </w:tr>
      <w:tr w:rsidR="00EF5D13" w14:paraId="5DD93745" w14:textId="77777777" w:rsidTr="00EF5D13">
        <w:tc>
          <w:tcPr>
            <w:cnfStyle w:val="001000000000" w:firstRow="0" w:lastRow="0" w:firstColumn="1" w:lastColumn="0" w:oddVBand="0" w:evenVBand="0" w:oddHBand="0" w:evenHBand="0" w:firstRowFirstColumn="0" w:firstRowLastColumn="0" w:lastRowFirstColumn="0" w:lastRowLastColumn="0"/>
            <w:tcW w:w="2122" w:type="dxa"/>
          </w:tcPr>
          <w:p w14:paraId="54D103D9" w14:textId="77777777" w:rsidR="00EF5D13" w:rsidRPr="00EF5D13" w:rsidRDefault="00EF5D13" w:rsidP="00EF5D13">
            <w:pPr>
              <w:rPr>
                <w:lang w:val="en-US"/>
              </w:rPr>
            </w:pPr>
          </w:p>
        </w:tc>
        <w:tc>
          <w:tcPr>
            <w:tcW w:w="2976" w:type="dxa"/>
          </w:tcPr>
          <w:p w14:paraId="718D894D" w14:textId="77777777" w:rsidR="00EF5D13" w:rsidRPr="00EF5D13" w:rsidRDefault="00EF5D13" w:rsidP="00EF5D13">
            <w:pPr>
              <w:cnfStyle w:val="000000000000" w:firstRow="0" w:lastRow="0" w:firstColumn="0" w:lastColumn="0" w:oddVBand="0" w:evenVBand="0" w:oddHBand="0" w:evenHBand="0" w:firstRowFirstColumn="0" w:firstRowLastColumn="0" w:lastRowFirstColumn="0" w:lastRowLastColumn="0"/>
              <w:rPr>
                <w:lang w:val="en-US"/>
              </w:rPr>
            </w:pPr>
          </w:p>
        </w:tc>
      </w:tr>
    </w:tbl>
    <w:p w14:paraId="577A6568" w14:textId="77777777" w:rsidR="00D71708" w:rsidRDefault="00D71708" w:rsidP="00FE1E11">
      <w:pPr>
        <w:rPr>
          <w:lang w:val="en-US"/>
        </w:rPr>
      </w:pPr>
    </w:p>
    <w:p w14:paraId="416357F8" w14:textId="77777777" w:rsidR="00D71708" w:rsidRDefault="00D71708" w:rsidP="00FE1E11">
      <w:pPr>
        <w:rPr>
          <w:lang w:val="en-US"/>
        </w:rPr>
      </w:pPr>
    </w:p>
    <w:p w14:paraId="46D29696" w14:textId="77777777" w:rsidR="00D71708" w:rsidRDefault="00D71708" w:rsidP="00FE1E11">
      <w:pPr>
        <w:rPr>
          <w:lang w:val="en-US"/>
        </w:rPr>
      </w:pPr>
    </w:p>
    <w:p w14:paraId="317A4FB4" w14:textId="77777777" w:rsidR="00D71708" w:rsidRDefault="00D71708" w:rsidP="00FE1E11">
      <w:pPr>
        <w:rPr>
          <w:lang w:val="en-US"/>
        </w:rPr>
      </w:pPr>
    </w:p>
    <w:p w14:paraId="73B9AAF6" w14:textId="77777777" w:rsidR="00D71708" w:rsidRDefault="00D71708" w:rsidP="00FE1E11">
      <w:pPr>
        <w:rPr>
          <w:lang w:val="en-US"/>
        </w:rPr>
      </w:pPr>
    </w:p>
    <w:p w14:paraId="28B55172" w14:textId="77777777" w:rsidR="00D71708" w:rsidRDefault="00D71708" w:rsidP="00FE1E11">
      <w:pPr>
        <w:rPr>
          <w:lang w:val="en-US"/>
        </w:rPr>
      </w:pPr>
    </w:p>
    <w:p w14:paraId="6FAD3ECD" w14:textId="551C5322" w:rsidR="0010760E" w:rsidRDefault="0010760E" w:rsidP="002D58B1">
      <w:pPr>
        <w:pStyle w:val="Titre3"/>
        <w:rPr>
          <w:lang w:val="en-US"/>
        </w:rPr>
      </w:pPr>
    </w:p>
    <w:p w14:paraId="75A6AEAE" w14:textId="77777777" w:rsidR="00097B93" w:rsidRDefault="00097B93" w:rsidP="00097B93">
      <w:pPr>
        <w:rPr>
          <w:lang w:val="en-US"/>
        </w:rPr>
      </w:pPr>
    </w:p>
    <w:p w14:paraId="05CAB22B" w14:textId="7327FF14" w:rsidR="00097B93" w:rsidRDefault="00097B93" w:rsidP="00097B93">
      <w:pPr>
        <w:rPr>
          <w:lang w:val="en-US"/>
        </w:rPr>
      </w:pPr>
      <w:r>
        <w:rPr>
          <w:lang w:val="en-US"/>
        </w:rPr>
        <w:t xml:space="preserve">How In-Memory worked </w:t>
      </w:r>
      <w:proofErr w:type="gramStart"/>
      <w:r>
        <w:rPr>
          <w:lang w:val="en-US"/>
        </w:rPr>
        <w:t>before</w:t>
      </w:r>
      <w:r w:rsidR="003C7F1E">
        <w:rPr>
          <w:lang w:val="en-US"/>
        </w:rPr>
        <w:t xml:space="preserve"> :</w:t>
      </w:r>
      <w:proofErr w:type="gramEnd"/>
      <w:r w:rsidR="003C7F1E">
        <w:rPr>
          <w:lang w:val="en-US"/>
        </w:rPr>
        <w:t xml:space="preserve"> The </w:t>
      </w:r>
      <w:proofErr w:type="spellStart"/>
      <w:r w:rsidR="003C7F1E">
        <w:rPr>
          <w:lang w:val="en-US"/>
        </w:rPr>
        <w:t>InMemoryArtistService</w:t>
      </w:r>
      <w:proofErr w:type="spellEnd"/>
      <w:r w:rsidR="003C7F1E">
        <w:rPr>
          <w:lang w:val="en-US"/>
        </w:rPr>
        <w:t xml:space="preserve"> (for </w:t>
      </w:r>
      <w:proofErr w:type="spellStart"/>
      <w:r w:rsidR="003C7F1E">
        <w:rPr>
          <w:lang w:val="en-US"/>
        </w:rPr>
        <w:t>exemple</w:t>
      </w:r>
      <w:proofErr w:type="spellEnd"/>
      <w:r w:rsidR="003C7F1E">
        <w:rPr>
          <w:lang w:val="en-US"/>
        </w:rPr>
        <w:t>) stored everything in a Java map in RAM.</w:t>
      </w:r>
    </w:p>
    <w:p w14:paraId="00F4589F" w14:textId="2E8B1AEF" w:rsidR="003C7F1E" w:rsidRDefault="003C7F1E" w:rsidP="00097B93">
      <w:pPr>
        <w:rPr>
          <w:lang w:val="en-US"/>
        </w:rPr>
      </w:pPr>
      <w:r>
        <w:rPr>
          <w:lang w:val="en-US"/>
        </w:rPr>
        <w:t>The problem was that all data was lost every time the application restarted. There was no persistence.</w:t>
      </w:r>
    </w:p>
    <w:p w14:paraId="550CBEE0" w14:textId="412A9FEC" w:rsidR="003C7F1E" w:rsidRDefault="003C7F1E" w:rsidP="00097B93">
      <w:pPr>
        <w:rPr>
          <w:lang w:val="en-US"/>
        </w:rPr>
      </w:pPr>
    </w:p>
    <w:p w14:paraId="6856F7CD" w14:textId="187332B0" w:rsidR="003C7F1E" w:rsidRDefault="003C7F1E" w:rsidP="00097B93">
      <w:pPr>
        <w:rPr>
          <w:lang w:val="en-US"/>
        </w:rPr>
      </w:pPr>
      <w:r>
        <w:rPr>
          <w:lang w:val="en-US"/>
        </w:rPr>
        <w:t xml:space="preserve">Now, with JDBC, the </w:t>
      </w:r>
      <w:proofErr w:type="spellStart"/>
      <w:r>
        <w:rPr>
          <w:lang w:val="en-US"/>
        </w:rPr>
        <w:t>JdbcArtistService</w:t>
      </w:r>
      <w:proofErr w:type="spellEnd"/>
      <w:r w:rsidR="00BF12E1">
        <w:rPr>
          <w:lang w:val="en-US"/>
        </w:rPr>
        <w:t xml:space="preserve"> delegates everything to a </w:t>
      </w:r>
      <w:proofErr w:type="spellStart"/>
      <w:r w:rsidR="00BF12E1">
        <w:rPr>
          <w:lang w:val="en-US"/>
        </w:rPr>
        <w:t>JdbcArtistDao</w:t>
      </w:r>
      <w:proofErr w:type="spellEnd"/>
      <w:r w:rsidR="00BF12E1">
        <w:rPr>
          <w:lang w:val="en-US"/>
        </w:rPr>
        <w:t xml:space="preserve"> which executes real SQL queries. Follow the structure of the </w:t>
      </w:r>
    </w:p>
    <w:p w14:paraId="13158956" w14:textId="166C5A90" w:rsidR="00433225" w:rsidRPr="00097B93" w:rsidRDefault="00433225" w:rsidP="00097B93">
      <w:pPr>
        <w:rPr>
          <w:lang w:val="en-US"/>
        </w:rPr>
      </w:pPr>
      <w:r>
        <w:rPr>
          <w:noProof/>
          <w:lang w:val="en-US"/>
        </w:rPr>
        <w:lastRenderedPageBreak/>
        <mc:AlternateContent>
          <mc:Choice Requires="wps">
            <w:drawing>
              <wp:anchor distT="0" distB="0" distL="114300" distR="114300" simplePos="0" relativeHeight="251658247" behindDoc="0" locked="0" layoutInCell="1" allowOverlap="1" wp14:anchorId="00F69DBE" wp14:editId="3941989F">
                <wp:simplePos x="0" y="0"/>
                <wp:positionH relativeFrom="column">
                  <wp:posOffset>2682441</wp:posOffset>
                </wp:positionH>
                <wp:positionV relativeFrom="paragraph">
                  <wp:posOffset>105040</wp:posOffset>
                </wp:positionV>
                <wp:extent cx="3280787" cy="2706201"/>
                <wp:effectExtent l="0" t="0" r="0" b="0"/>
                <wp:wrapNone/>
                <wp:docPr id="1136627861" name="Zone de texte 4"/>
                <wp:cNvGraphicFramePr/>
                <a:graphic xmlns:a="http://schemas.openxmlformats.org/drawingml/2006/main">
                  <a:graphicData uri="http://schemas.microsoft.com/office/word/2010/wordprocessingShape">
                    <wps:wsp>
                      <wps:cNvSpPr txBox="1"/>
                      <wps:spPr>
                        <a:xfrm>
                          <a:off x="0" y="0"/>
                          <a:ext cx="3280787" cy="2706201"/>
                        </a:xfrm>
                        <a:prstGeom prst="rect">
                          <a:avLst/>
                        </a:prstGeom>
                        <a:solidFill>
                          <a:schemeClr val="lt1"/>
                        </a:solidFill>
                        <a:ln w="6350">
                          <a:noFill/>
                        </a:ln>
                      </wps:spPr>
                      <wps:txbx>
                        <w:txbxContent>
                          <w:p w14:paraId="40BA0ABB" w14:textId="2B53ACEF" w:rsidR="004E7504" w:rsidRDefault="00BD63F5" w:rsidP="006A67DC">
                            <w:pPr>
                              <w:jc w:val="both"/>
                              <w:rPr>
                                <w:lang w:val="en-US"/>
                              </w:rPr>
                            </w:pPr>
                            <w:r>
                              <w:rPr>
                                <w:lang w:val="en-US"/>
                              </w:rPr>
                              <w:t xml:space="preserve">The ArtistService interface can either use </w:t>
                            </w:r>
                            <w:r w:rsidR="0069416D">
                              <w:rPr>
                                <w:lang w:val="en-US"/>
                              </w:rPr>
                              <w:t>the implementation InMemoryArtistSercice (what was there before and still here for test) or the new version with JdbcArtistService</w:t>
                            </w:r>
                            <w:r w:rsidR="0047445A">
                              <w:rPr>
                                <w:lang w:val="en-US"/>
                              </w:rPr>
                              <w:t xml:space="preserve"> that uses the AristDao interface to make the SQL querry (either List / </w:t>
                            </w:r>
                            <w:r w:rsidR="006A67DC">
                              <w:rPr>
                                <w:lang w:val="en-US"/>
                              </w:rPr>
                              <w:t>Update / Create / Delete)</w:t>
                            </w:r>
                          </w:p>
                          <w:p w14:paraId="30C66EAC" w14:textId="77777777" w:rsidR="006A67DC" w:rsidRDefault="006A67DC" w:rsidP="006A67DC">
                            <w:pPr>
                              <w:jc w:val="both"/>
                              <w:rPr>
                                <w:lang w:val="en-US"/>
                              </w:rPr>
                            </w:pPr>
                          </w:p>
                          <w:p w14:paraId="10B5C1E6" w14:textId="6BEC40D5" w:rsidR="006A67DC" w:rsidRPr="0063109E" w:rsidRDefault="006A67DC" w:rsidP="006A67DC">
                            <w:pPr>
                              <w:jc w:val="both"/>
                              <w:rPr>
                                <w:lang w:val="en-US"/>
                              </w:rPr>
                            </w:pPr>
                            <w:r>
                              <w:rPr>
                                <w:lang w:val="en-US"/>
                              </w:rPr>
                              <w:t xml:space="preserve">So the architecture of the </w:t>
                            </w:r>
                            <w:r w:rsidR="001173FA">
                              <w:rPr>
                                <w:lang w:val="en-US"/>
                              </w:rPr>
                              <w:t>code</w:t>
                            </w:r>
                            <w:r>
                              <w:rPr>
                                <w:lang w:val="en-US"/>
                              </w:rPr>
                              <w:t xml:space="preserve"> remains the same as </w:t>
                            </w:r>
                            <w:r w:rsidR="001173FA">
                              <w:rPr>
                                <w:lang w:val="en-US"/>
                              </w:rPr>
                              <w:t xml:space="preserve">it was </w:t>
                            </w:r>
                            <w:r>
                              <w:rPr>
                                <w:lang w:val="en-US"/>
                              </w:rPr>
                              <w:t>asked to !</w:t>
                            </w:r>
                          </w:p>
                          <w:p w14:paraId="0DB1FAAB" w14:textId="77777777" w:rsidR="007119DD" w:rsidRPr="0063109E" w:rsidRDefault="007119DD" w:rsidP="006A67DC">
                            <w:pPr>
                              <w:jc w:val="both"/>
                              <w:rPr>
                                <w:lang w:val="en-US"/>
                              </w:rPr>
                            </w:pPr>
                          </w:p>
                          <w:p w14:paraId="5FD18388" w14:textId="77777777" w:rsidR="007119DD" w:rsidRDefault="007119DD" w:rsidP="007119DD">
                            <w:pPr>
                              <w:rPr>
                                <w:lang w:val="en-US"/>
                              </w:rPr>
                            </w:pPr>
                            <w:r>
                              <w:rPr>
                                <w:lang w:val="en-US"/>
                              </w:rPr>
                              <w:t>View -&gt; For the different user</w:t>
                            </w:r>
                          </w:p>
                          <w:p w14:paraId="03AFD4A6" w14:textId="77777777" w:rsidR="007119DD" w:rsidRDefault="007119DD" w:rsidP="007119DD">
                            <w:pPr>
                              <w:rPr>
                                <w:lang w:val="en-US"/>
                              </w:rPr>
                            </w:pPr>
                            <w:r>
                              <w:rPr>
                                <w:lang w:val="en-US"/>
                              </w:rPr>
                              <w:t>Adapt procedure -&gt; Should have a way to use them</w:t>
                            </w:r>
                          </w:p>
                          <w:p w14:paraId="3C3A7376" w14:textId="4FF0DA54" w:rsidR="004E7504" w:rsidRPr="0063109E" w:rsidRDefault="004E7504" w:rsidP="004E7504">
                            <w:pPr>
                              <w:jc w:val="bot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69DBE" id="_x0000_s1028" type="#_x0000_t202" style="position:absolute;margin-left:211.2pt;margin-top:8.25pt;width:258.35pt;height:213.1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" fillcolor="white [3201]" stroked="f" strokeweight=".5pt">
                <v:textbox>
                  <w:txbxContent>
                    <w:p w14:paraId="40BA0ABB" w14:textId="2B53ACEF" w:rsidR="004E7504" w:rsidRDefault="00BD63F5" w:rsidP="006A67DC">
                      <w:pPr>
                        <w:jc w:val="both"/>
                        <w:rPr>
                          <w:lang w:val="en-US"/>
                        </w:rPr>
                      </w:pPr>
                      <w:r>
                        <w:rPr>
                          <w:lang w:val="en-US"/>
                        </w:rPr>
                        <w:t xml:space="preserve">The ArtistService interface can either use </w:t>
                      </w:r>
                      <w:r w:rsidR="0069416D">
                        <w:rPr>
                          <w:lang w:val="en-US"/>
                        </w:rPr>
                        <w:t>the implementation InMemoryArtistSercice (what was there before and still here for test) or the new version with JdbcArtistService</w:t>
                      </w:r>
                      <w:r w:rsidR="0047445A">
                        <w:rPr>
                          <w:lang w:val="en-US"/>
                        </w:rPr>
                        <w:t xml:space="preserve"> that uses the AristDao interface to make the SQL querry (either List / </w:t>
                      </w:r>
                      <w:r w:rsidR="006A67DC">
                        <w:rPr>
                          <w:lang w:val="en-US"/>
                        </w:rPr>
                        <w:t>Update / Create / Delete)</w:t>
                      </w:r>
                    </w:p>
                    <w:p w14:paraId="30C66EAC" w14:textId="77777777" w:rsidR="006A67DC" w:rsidRDefault="006A67DC" w:rsidP="006A67DC">
                      <w:pPr>
                        <w:jc w:val="both"/>
                        <w:rPr>
                          <w:lang w:val="en-US"/>
                        </w:rPr>
                      </w:pPr>
                    </w:p>
                    <w:p w14:paraId="10B5C1E6" w14:textId="6BEC40D5" w:rsidR="006A67DC" w:rsidRPr="0063109E" w:rsidRDefault="006A67DC" w:rsidP="006A67DC">
                      <w:pPr>
                        <w:jc w:val="both"/>
                        <w:rPr>
                          <w:lang w:val="en-US"/>
                        </w:rPr>
                      </w:pPr>
                      <w:r>
                        <w:rPr>
                          <w:lang w:val="en-US"/>
                        </w:rPr>
                        <w:t xml:space="preserve">So the architecture of the </w:t>
                      </w:r>
                      <w:r w:rsidR="001173FA">
                        <w:rPr>
                          <w:lang w:val="en-US"/>
                        </w:rPr>
                        <w:t>code</w:t>
                      </w:r>
                      <w:r>
                        <w:rPr>
                          <w:lang w:val="en-US"/>
                        </w:rPr>
                        <w:t xml:space="preserve"> remains the same as </w:t>
                      </w:r>
                      <w:r w:rsidR="001173FA">
                        <w:rPr>
                          <w:lang w:val="en-US"/>
                        </w:rPr>
                        <w:t xml:space="preserve">it was </w:t>
                      </w:r>
                      <w:r>
                        <w:rPr>
                          <w:lang w:val="en-US"/>
                        </w:rPr>
                        <w:t>asked to !</w:t>
                      </w:r>
                    </w:p>
                    <w:p w14:paraId="0DB1FAAB" w14:textId="77777777" w:rsidR="007119DD" w:rsidRPr="0063109E" w:rsidRDefault="007119DD" w:rsidP="006A67DC">
                      <w:pPr>
                        <w:jc w:val="both"/>
                        <w:rPr>
                          <w:lang w:val="en-US"/>
                        </w:rPr>
                      </w:pPr>
                    </w:p>
                    <w:p w14:paraId="5FD18388" w14:textId="77777777" w:rsidR="007119DD" w:rsidRDefault="007119DD" w:rsidP="007119DD">
                      <w:pPr>
                        <w:rPr>
                          <w:lang w:val="en-US"/>
                        </w:rPr>
                      </w:pPr>
                      <w:r>
                        <w:rPr>
                          <w:lang w:val="en-US"/>
                        </w:rPr>
                        <w:t>View -&gt; For the different user</w:t>
                      </w:r>
                    </w:p>
                    <w:p w14:paraId="03AFD4A6" w14:textId="77777777" w:rsidR="007119DD" w:rsidRDefault="007119DD" w:rsidP="007119DD">
                      <w:pPr>
                        <w:rPr>
                          <w:lang w:val="en-US"/>
                        </w:rPr>
                      </w:pPr>
                      <w:r>
                        <w:rPr>
                          <w:lang w:val="en-US"/>
                        </w:rPr>
                        <w:t>Adapt procedure -&gt; Should have a way to use them</w:t>
                      </w:r>
                    </w:p>
                    <w:p w14:paraId="3C3A7376" w14:textId="4FF0DA54" w:rsidR="004E7504" w:rsidRPr="0063109E" w:rsidRDefault="004E7504" w:rsidP="004E7504">
                      <w:pPr>
                        <w:jc w:val="both"/>
                        <w:rPr>
                          <w:lang w:val="en-US"/>
                        </w:rPr>
                      </w:pPr>
                    </w:p>
                  </w:txbxContent>
                </v:textbox>
              </v:shape>
            </w:pict>
          </mc:Fallback>
        </mc:AlternateContent>
      </w:r>
      <w:r w:rsidRPr="00433225">
        <w:rPr>
          <w:noProof/>
          <w:lang w:val="en-US"/>
        </w:rPr>
        <w:drawing>
          <wp:inline distT="0" distB="0" distL="0" distR="0" wp14:anchorId="4BC40B81" wp14:editId="54C3B46B">
            <wp:extent cx="2647666" cy="4221555"/>
            <wp:effectExtent l="0" t="0" r="0" b="0"/>
            <wp:docPr id="1488930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30687" name=""/>
                    <pic:cNvPicPr/>
                  </pic:nvPicPr>
                  <pic:blipFill>
                    <a:blip r:embed="rId18"/>
                    <a:stretch>
                      <a:fillRect/>
                    </a:stretch>
                  </pic:blipFill>
                  <pic:spPr>
                    <a:xfrm>
                      <a:off x="0" y="0"/>
                      <a:ext cx="2649972" cy="4225232"/>
                    </a:xfrm>
                    <a:prstGeom prst="rect">
                      <a:avLst/>
                    </a:prstGeom>
                  </pic:spPr>
                </pic:pic>
              </a:graphicData>
            </a:graphic>
          </wp:inline>
        </w:drawing>
      </w:r>
    </w:p>
    <w:p w14:paraId="50047A82" w14:textId="77777777" w:rsidR="0010760E" w:rsidRPr="00097B93" w:rsidRDefault="0010760E" w:rsidP="002D58B1">
      <w:pPr>
        <w:pStyle w:val="Titre3"/>
        <w:rPr>
          <w:lang w:val="en-US"/>
        </w:rPr>
      </w:pPr>
    </w:p>
    <w:p w14:paraId="435DBE45" w14:textId="644F4484" w:rsidR="00FE6F23" w:rsidRPr="00097B93" w:rsidRDefault="00FE6F23" w:rsidP="002D58B1">
      <w:pPr>
        <w:pStyle w:val="Titre3"/>
        <w:rPr>
          <w:lang w:val="en-US"/>
        </w:rPr>
      </w:pPr>
      <w:r w:rsidRPr="00097B93">
        <w:rPr>
          <w:lang w:val="en-US"/>
        </w:rPr>
        <w:t xml:space="preserve">3. Connection to the database </w:t>
      </w:r>
    </w:p>
    <w:p w14:paraId="3F8DD49A" w14:textId="6DBC3E35" w:rsidR="00FE6F23" w:rsidRPr="002D58B1" w:rsidRDefault="00FE6F23" w:rsidP="002D58B1">
      <w:pPr>
        <w:pStyle w:val="Paragraphedeliste"/>
        <w:numPr>
          <w:ilvl w:val="0"/>
          <w:numId w:val="18"/>
        </w:numPr>
        <w:rPr>
          <w:lang w:val="en-US"/>
        </w:rPr>
      </w:pPr>
      <w:r w:rsidRPr="002D58B1">
        <w:rPr>
          <w:lang w:val="en-US"/>
        </w:rPr>
        <w:t xml:space="preserve">Complete the </w:t>
      </w:r>
      <w:proofErr w:type="spellStart"/>
      <w:r w:rsidRPr="002D58B1">
        <w:rPr>
          <w:lang w:val="en-US"/>
        </w:rPr>
        <w:t>DatabaseConfig</w:t>
      </w:r>
      <w:proofErr w:type="spellEnd"/>
      <w:r w:rsidRPr="002D58B1">
        <w:rPr>
          <w:lang w:val="en-US"/>
        </w:rPr>
        <w:t xml:space="preserve"> configuration class (or equivalent) to provide </w:t>
      </w:r>
      <w:proofErr w:type="gramStart"/>
      <w:r w:rsidRPr="002D58B1">
        <w:rPr>
          <w:lang w:val="en-US"/>
        </w:rPr>
        <w:t xml:space="preserve">a </w:t>
      </w:r>
      <w:r w:rsidR="002D58B1" w:rsidRPr="002D58B1">
        <w:rPr>
          <w:lang w:val="en-US"/>
        </w:rPr>
        <w:t xml:space="preserve"> </w:t>
      </w:r>
      <w:r w:rsidRPr="002D58B1">
        <w:rPr>
          <w:lang w:val="en-US"/>
        </w:rPr>
        <w:t>valid</w:t>
      </w:r>
      <w:proofErr w:type="gramEnd"/>
      <w:r w:rsidRPr="002D58B1">
        <w:rPr>
          <w:lang w:val="en-US"/>
        </w:rPr>
        <w:t xml:space="preserve"> JDBC connection to your </w:t>
      </w:r>
      <w:proofErr w:type="spellStart"/>
      <w:r w:rsidRPr="002D58B1">
        <w:rPr>
          <w:lang w:val="en-US"/>
        </w:rPr>
        <w:t>ArtConnect</w:t>
      </w:r>
      <w:proofErr w:type="spellEnd"/>
      <w:r w:rsidRPr="002D58B1">
        <w:rPr>
          <w:lang w:val="en-US"/>
        </w:rPr>
        <w:t xml:space="preserve"> database. </w:t>
      </w:r>
    </w:p>
    <w:p w14:paraId="118DDCFE" w14:textId="65C8E554" w:rsidR="00FE6F23" w:rsidRDefault="00FE6F23" w:rsidP="002D58B1">
      <w:pPr>
        <w:pStyle w:val="Paragraphedeliste"/>
        <w:numPr>
          <w:ilvl w:val="0"/>
          <w:numId w:val="18"/>
        </w:numPr>
        <w:rPr>
          <w:lang w:val="en-US"/>
        </w:rPr>
      </w:pPr>
      <w:r w:rsidRPr="002D58B1">
        <w:rPr>
          <w:lang w:val="en-US"/>
        </w:rPr>
        <w:t>Configure the URL, username, and password in a clearly indicated location</w:t>
      </w:r>
      <w:r w:rsidR="002D58B1">
        <w:rPr>
          <w:lang w:val="en-US"/>
        </w:rPr>
        <w:t xml:space="preserve"> </w:t>
      </w:r>
      <w:r w:rsidRPr="002D58B1">
        <w:rPr>
          <w:lang w:val="en-US"/>
        </w:rPr>
        <w:t xml:space="preserve">(configuration file, constants, etc.). </w:t>
      </w:r>
    </w:p>
    <w:p w14:paraId="79B6FB13" w14:textId="2703CAF2" w:rsidR="00E00770" w:rsidRDefault="00110099" w:rsidP="00E00770">
      <w:pPr>
        <w:rPr>
          <w:lang w:val="en-US"/>
        </w:rPr>
      </w:pPr>
      <w:r w:rsidRPr="00110099">
        <w:rPr>
          <w:noProof/>
          <w:lang w:val="en-US"/>
        </w:rPr>
        <w:drawing>
          <wp:inline distT="0" distB="0" distL="0" distR="0" wp14:anchorId="578D7F14" wp14:editId="1FC29C86">
            <wp:extent cx="5760720" cy="1393825"/>
            <wp:effectExtent l="0" t="0" r="0" b="0"/>
            <wp:docPr id="10781137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13738" name=""/>
                    <pic:cNvPicPr/>
                  </pic:nvPicPr>
                  <pic:blipFill>
                    <a:blip r:embed="rId19"/>
                    <a:stretch>
                      <a:fillRect/>
                    </a:stretch>
                  </pic:blipFill>
                  <pic:spPr>
                    <a:xfrm>
                      <a:off x="0" y="0"/>
                      <a:ext cx="5760720" cy="1393825"/>
                    </a:xfrm>
                    <a:prstGeom prst="rect">
                      <a:avLst/>
                    </a:prstGeom>
                  </pic:spPr>
                </pic:pic>
              </a:graphicData>
            </a:graphic>
          </wp:inline>
        </w:drawing>
      </w:r>
    </w:p>
    <w:p w14:paraId="09BF0B5D" w14:textId="3951BC77" w:rsidR="001173FA" w:rsidRDefault="001173FA" w:rsidP="00E00770">
      <w:pPr>
        <w:rPr>
          <w:lang w:val="en-US"/>
        </w:rPr>
      </w:pPr>
      <w:r>
        <w:rPr>
          <w:lang w:val="en-US"/>
        </w:rPr>
        <w:t xml:space="preserve">All the </w:t>
      </w:r>
      <w:proofErr w:type="gramStart"/>
      <w:r>
        <w:rPr>
          <w:lang w:val="en-US"/>
        </w:rPr>
        <w:t>constraint</w:t>
      </w:r>
      <w:proofErr w:type="gramEnd"/>
      <w:r>
        <w:rPr>
          <w:lang w:val="en-US"/>
        </w:rPr>
        <w:t xml:space="preserve"> are in the databaseconfig.java folder. It has a proper location!</w:t>
      </w:r>
    </w:p>
    <w:p w14:paraId="1C78DDA2" w14:textId="77777777" w:rsidR="001173FA" w:rsidRDefault="001173FA" w:rsidP="00E00770">
      <w:pPr>
        <w:rPr>
          <w:lang w:val="en-US"/>
        </w:rPr>
      </w:pPr>
    </w:p>
    <w:p w14:paraId="6EFA7071" w14:textId="77777777" w:rsidR="001173FA" w:rsidRPr="00E00770" w:rsidRDefault="001173FA" w:rsidP="00E00770">
      <w:pPr>
        <w:rPr>
          <w:lang w:val="en-US"/>
        </w:rPr>
      </w:pPr>
    </w:p>
    <w:p w14:paraId="0A63AF27" w14:textId="77777777" w:rsidR="00FE6F23" w:rsidRPr="00FE6F23" w:rsidRDefault="00FE6F23" w:rsidP="002D58B1">
      <w:pPr>
        <w:pStyle w:val="Titre3"/>
        <w:rPr>
          <w:lang w:val="en-US"/>
        </w:rPr>
      </w:pPr>
      <w:r w:rsidRPr="00FE6F23">
        <w:rPr>
          <w:lang w:val="en-US"/>
        </w:rPr>
        <w:lastRenderedPageBreak/>
        <w:t xml:space="preserve">4. Adaptation of the UI </w:t>
      </w:r>
    </w:p>
    <w:p w14:paraId="04E6FB81" w14:textId="0737A5BE" w:rsidR="00FE6F23" w:rsidRPr="002D58B1" w:rsidRDefault="00FE6F23" w:rsidP="002D58B1">
      <w:pPr>
        <w:pStyle w:val="Paragraphedeliste"/>
        <w:numPr>
          <w:ilvl w:val="0"/>
          <w:numId w:val="19"/>
        </w:numPr>
        <w:rPr>
          <w:lang w:val="en-US"/>
        </w:rPr>
      </w:pPr>
      <w:r w:rsidRPr="002D58B1">
        <w:rPr>
          <w:lang w:val="en-US"/>
        </w:rPr>
        <w:t xml:space="preserve">Without deeply modifying the graphical interface, ensure that the main </w:t>
      </w:r>
      <w:proofErr w:type="gramStart"/>
      <w:r w:rsidRPr="002D58B1">
        <w:rPr>
          <w:lang w:val="en-US"/>
        </w:rPr>
        <w:t xml:space="preserve">actions </w:t>
      </w:r>
      <w:r w:rsidR="002D58B1" w:rsidRPr="002D58B1">
        <w:rPr>
          <w:lang w:val="en-US"/>
        </w:rPr>
        <w:t xml:space="preserve"> </w:t>
      </w:r>
      <w:r w:rsidRPr="002D58B1">
        <w:rPr>
          <w:lang w:val="en-US"/>
        </w:rPr>
        <w:t>(</w:t>
      </w:r>
      <w:proofErr w:type="gramEnd"/>
      <w:r w:rsidRPr="002D58B1">
        <w:rPr>
          <w:lang w:val="en-US"/>
        </w:rPr>
        <w:t>list, add,</w:t>
      </w:r>
      <w:r w:rsidR="002D58B1">
        <w:rPr>
          <w:lang w:val="en-US"/>
        </w:rPr>
        <w:t xml:space="preserve"> </w:t>
      </w:r>
      <w:r w:rsidRPr="002D58B1">
        <w:rPr>
          <w:lang w:val="en-US"/>
        </w:rPr>
        <w:t xml:space="preserve">modify, delete) now use the services connected to the database. </w:t>
      </w:r>
    </w:p>
    <w:p w14:paraId="5A664F7F" w14:textId="3AA8F893" w:rsidR="00FE6F23" w:rsidRDefault="00FE6F23" w:rsidP="002D58B1">
      <w:pPr>
        <w:pStyle w:val="Paragraphedeliste"/>
        <w:numPr>
          <w:ilvl w:val="0"/>
          <w:numId w:val="19"/>
        </w:numPr>
        <w:rPr>
          <w:lang w:val="en-US"/>
        </w:rPr>
      </w:pPr>
      <w:r w:rsidRPr="002D58B1">
        <w:rPr>
          <w:lang w:val="en-US"/>
        </w:rPr>
        <w:t>Verify that the different screens display data from your database and that CRUD</w:t>
      </w:r>
      <w:r w:rsidR="002D58B1">
        <w:rPr>
          <w:lang w:val="en-US"/>
        </w:rPr>
        <w:t xml:space="preserve"> </w:t>
      </w:r>
      <w:r w:rsidRPr="002D58B1">
        <w:rPr>
          <w:lang w:val="en-US"/>
        </w:rPr>
        <w:t xml:space="preserve">operations are persistent. </w:t>
      </w:r>
    </w:p>
    <w:p w14:paraId="06D8D40E" w14:textId="77777777" w:rsidR="002B6E6E" w:rsidRDefault="002B6E6E" w:rsidP="002B6E6E">
      <w:pPr>
        <w:rPr>
          <w:lang w:val="en-US"/>
        </w:rPr>
      </w:pPr>
    </w:p>
    <w:p w14:paraId="7E4594E5" w14:textId="0B4517D6" w:rsidR="002B6E6E" w:rsidRDefault="002B6E6E" w:rsidP="002B6E6E">
      <w:pPr>
        <w:rPr>
          <w:lang w:val="en-US"/>
        </w:rPr>
      </w:pPr>
      <w:r w:rsidRPr="002B6E6E">
        <w:rPr>
          <w:noProof/>
          <w:lang w:val="en-US"/>
        </w:rPr>
        <w:drawing>
          <wp:inline distT="0" distB="0" distL="0" distR="0" wp14:anchorId="74B02A7B" wp14:editId="1C29073C">
            <wp:extent cx="5760720" cy="1295400"/>
            <wp:effectExtent l="0" t="0" r="0" b="0"/>
            <wp:docPr id="1503874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74785" name=""/>
                    <pic:cNvPicPr/>
                  </pic:nvPicPr>
                  <pic:blipFill>
                    <a:blip r:embed="rId20"/>
                    <a:stretch>
                      <a:fillRect/>
                    </a:stretch>
                  </pic:blipFill>
                  <pic:spPr>
                    <a:xfrm>
                      <a:off x="0" y="0"/>
                      <a:ext cx="5760720" cy="1295400"/>
                    </a:xfrm>
                    <a:prstGeom prst="rect">
                      <a:avLst/>
                    </a:prstGeom>
                  </pic:spPr>
                </pic:pic>
              </a:graphicData>
            </a:graphic>
          </wp:inline>
        </w:drawing>
      </w:r>
    </w:p>
    <w:p w14:paraId="4E1DE75F" w14:textId="46DB874D" w:rsidR="002B6E6E" w:rsidRDefault="002B6E6E" w:rsidP="002B6E6E">
      <w:pPr>
        <w:rPr>
          <w:lang w:val="en-US"/>
        </w:rPr>
      </w:pPr>
      <w:r>
        <w:rPr>
          <w:lang w:val="en-US"/>
        </w:rPr>
        <w:t xml:space="preserve">We modify the price of </w:t>
      </w:r>
      <w:r>
        <w:rPr>
          <w:i/>
          <w:iCs/>
          <w:lang w:val="en-US"/>
        </w:rPr>
        <w:t xml:space="preserve">Chaos </w:t>
      </w:r>
      <w:proofErr w:type="spellStart"/>
      <w:r>
        <w:rPr>
          <w:i/>
          <w:iCs/>
          <w:lang w:val="en-US"/>
        </w:rPr>
        <w:t>Organisé</w:t>
      </w:r>
      <w:proofErr w:type="spellEnd"/>
      <w:r>
        <w:rPr>
          <w:lang w:val="en-US"/>
        </w:rPr>
        <w:t xml:space="preserve"> from 5600.0 to 5700.0 with the new </w:t>
      </w:r>
      <w:proofErr w:type="gramStart"/>
      <w:r>
        <w:rPr>
          <w:lang w:val="en-US"/>
        </w:rPr>
        <w:t xml:space="preserve">interface </w:t>
      </w:r>
      <w:r w:rsidR="002C5E13">
        <w:rPr>
          <w:lang w:val="en-US"/>
        </w:rPr>
        <w:t>:</w:t>
      </w:r>
      <w:proofErr w:type="gramEnd"/>
    </w:p>
    <w:p w14:paraId="7DE7A892" w14:textId="403D4F82" w:rsidR="002C5E13" w:rsidRPr="00EF5D13" w:rsidRDefault="002C5E13" w:rsidP="002B6E6E">
      <w:pPr>
        <w:rPr>
          <w:noProof/>
          <w:lang w:val="en-US"/>
        </w:rPr>
      </w:pPr>
      <w:r w:rsidRPr="002C5E13">
        <w:rPr>
          <w:noProof/>
          <w:lang w:val="en-US"/>
        </w:rPr>
        <w:drawing>
          <wp:inline distT="0" distB="0" distL="0" distR="0" wp14:anchorId="1CE39E6A" wp14:editId="6B59AF90">
            <wp:extent cx="2122657" cy="2156173"/>
            <wp:effectExtent l="0" t="0" r="0" b="0"/>
            <wp:docPr id="1291670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100" name=""/>
                    <pic:cNvPicPr/>
                  </pic:nvPicPr>
                  <pic:blipFill>
                    <a:blip r:embed="rId21"/>
                    <a:stretch>
                      <a:fillRect/>
                    </a:stretch>
                  </pic:blipFill>
                  <pic:spPr>
                    <a:xfrm>
                      <a:off x="0" y="0"/>
                      <a:ext cx="2133005" cy="2166685"/>
                    </a:xfrm>
                    <a:prstGeom prst="rect">
                      <a:avLst/>
                    </a:prstGeom>
                  </pic:spPr>
                </pic:pic>
              </a:graphicData>
            </a:graphic>
          </wp:inline>
        </w:drawing>
      </w:r>
      <w:r w:rsidRPr="00EF5D13">
        <w:rPr>
          <w:noProof/>
          <w:lang w:val="en-US"/>
        </w:rPr>
        <w:t xml:space="preserve"> </w:t>
      </w:r>
      <w:r w:rsidRPr="002C5E13">
        <w:rPr>
          <w:noProof/>
        </w:rPr>
        <w:drawing>
          <wp:inline distT="0" distB="0" distL="0" distR="0" wp14:anchorId="0B201568" wp14:editId="783BBFB8">
            <wp:extent cx="3230979" cy="2165383"/>
            <wp:effectExtent l="0" t="0" r="7620" b="6350"/>
            <wp:docPr id="1309678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78517" name=""/>
                    <pic:cNvPicPr/>
                  </pic:nvPicPr>
                  <pic:blipFill>
                    <a:blip r:embed="rId22"/>
                    <a:stretch>
                      <a:fillRect/>
                    </a:stretch>
                  </pic:blipFill>
                  <pic:spPr>
                    <a:xfrm>
                      <a:off x="0" y="0"/>
                      <a:ext cx="3253899" cy="2180744"/>
                    </a:xfrm>
                    <a:prstGeom prst="rect">
                      <a:avLst/>
                    </a:prstGeom>
                  </pic:spPr>
                </pic:pic>
              </a:graphicData>
            </a:graphic>
          </wp:inline>
        </w:drawing>
      </w:r>
    </w:p>
    <w:p w14:paraId="61CA994C" w14:textId="2D718D8E" w:rsidR="00CD05A7" w:rsidRDefault="00CD05A7" w:rsidP="002B6E6E">
      <w:pPr>
        <w:rPr>
          <w:noProof/>
          <w:lang w:val="en-US"/>
        </w:rPr>
      </w:pPr>
      <w:r w:rsidRPr="00CD05A7">
        <w:rPr>
          <w:noProof/>
          <w:lang w:val="en-US"/>
        </w:rPr>
        <w:t>When we restart t</w:t>
      </w:r>
      <w:r>
        <w:rPr>
          <w:noProof/>
          <w:lang w:val="en-US"/>
        </w:rPr>
        <w:t>he app the price remains unchanged = success.</w:t>
      </w:r>
    </w:p>
    <w:p w14:paraId="398AE8BC" w14:textId="2732268C" w:rsidR="00CD05A7" w:rsidRDefault="00CD05A7" w:rsidP="002B6E6E">
      <w:pPr>
        <w:rPr>
          <w:noProof/>
          <w:lang w:val="en-US"/>
        </w:rPr>
      </w:pPr>
      <w:r>
        <w:rPr>
          <w:noProof/>
          <w:lang w:val="en-US"/>
        </w:rPr>
        <w:t>Moreover, the data are updated in the project only if we connect the java app to the database where we have inserted the data (to have something as a base).</w:t>
      </w:r>
    </w:p>
    <w:p w14:paraId="56A6B8E9" w14:textId="7913F4B1" w:rsidR="00CD05A7" w:rsidRDefault="00CD05A7" w:rsidP="002B6E6E">
      <w:pPr>
        <w:rPr>
          <w:noProof/>
          <w:lang w:val="en-US"/>
        </w:rPr>
      </w:pPr>
      <w:r>
        <w:rPr>
          <w:noProof/>
          <w:lang w:val="en-US"/>
        </w:rPr>
        <w:t>All the other actions: Add / Modify / Delete / List are perfectly working for all the class</w:t>
      </w:r>
      <w:r w:rsidR="006860A4">
        <w:rPr>
          <w:noProof/>
          <w:lang w:val="en-US"/>
        </w:rPr>
        <w:t xml:space="preserve"> i.e. for </w:t>
      </w:r>
      <w:r w:rsidR="00FA3282">
        <w:rPr>
          <w:noProof/>
          <w:lang w:val="en-US"/>
        </w:rPr>
        <w:t xml:space="preserve">Artist / Artworks </w:t>
      </w:r>
      <w:r w:rsidR="00E06742">
        <w:rPr>
          <w:noProof/>
          <w:lang w:val="en-US"/>
        </w:rPr>
        <w:t>/</w:t>
      </w:r>
      <w:ins w:id="0" w:author="Microsoft Word" w:date="2026-05-17T13:11:00Z" w16du:dateUtc="2026-05-17T11:11:00Z">
        <w:r w:rsidR="00FA3282">
          <w:rPr>
            <w:noProof/>
            <w:lang w:val="en-US"/>
          </w:rPr>
          <w:t>and</w:t>
        </w:r>
      </w:ins>
      <w:r w:rsidR="00FA3282">
        <w:rPr>
          <w:noProof/>
          <w:lang w:val="en-US"/>
        </w:rPr>
        <w:t xml:space="preserve"> Exhibitions </w:t>
      </w:r>
      <w:r w:rsidR="00E06742">
        <w:rPr>
          <w:noProof/>
          <w:lang w:val="en-US"/>
        </w:rPr>
        <w:t>/ Galleries / Community &amp; Workshops</w:t>
      </w:r>
    </w:p>
    <w:p w14:paraId="3C416750" w14:textId="6410E3BE" w:rsidR="002633DE" w:rsidRPr="001F3EB9" w:rsidRDefault="002633DE" w:rsidP="001F3EB9">
      <w:pPr>
        <w:rPr>
          <w:lang w:val="en-US"/>
        </w:rPr>
      </w:pPr>
    </w:p>
    <w:sectPr w:rsidR="002633DE" w:rsidRPr="001F3EB9">
      <w:headerReference w:type="default" r:id="rId2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3C4D" w14:textId="77777777" w:rsidR="007F40BA" w:rsidRDefault="007F40BA" w:rsidP="00C57624">
      <w:pPr>
        <w:spacing w:after="0" w:line="240" w:lineRule="auto"/>
      </w:pPr>
      <w:r>
        <w:separator/>
      </w:r>
    </w:p>
  </w:endnote>
  <w:endnote w:type="continuationSeparator" w:id="0">
    <w:p w14:paraId="5961C69B" w14:textId="77777777" w:rsidR="007F40BA" w:rsidRDefault="007F40BA" w:rsidP="00C57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9876036"/>
      <w:docPartObj>
        <w:docPartGallery w:val="Page Numbers (Bottom of Page)"/>
        <w:docPartUnique/>
      </w:docPartObj>
    </w:sdtPr>
    <w:sdtEndPr/>
    <w:sdtContent>
      <w:p w14:paraId="2C708494" w14:textId="1C00D77E" w:rsidR="0004435B" w:rsidRDefault="0004435B">
        <w:pPr>
          <w:pStyle w:val="Pieddepage"/>
          <w:jc w:val="right"/>
        </w:pPr>
        <w:r>
          <w:fldChar w:fldCharType="begin"/>
        </w:r>
        <w:r>
          <w:instrText>PAGE   \* MERGEFORMAT</w:instrText>
        </w:r>
        <w:r>
          <w:fldChar w:fldCharType="separate"/>
        </w:r>
        <w:r>
          <w:t>2</w:t>
        </w:r>
        <w:r>
          <w:fldChar w:fldCharType="end"/>
        </w:r>
      </w:p>
    </w:sdtContent>
  </w:sdt>
  <w:p w14:paraId="0EB9083C" w14:textId="77777777" w:rsidR="0004435B" w:rsidRDefault="0004435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A277E" w14:textId="77777777" w:rsidR="007F40BA" w:rsidRDefault="007F40BA" w:rsidP="00C57624">
      <w:pPr>
        <w:spacing w:after="0" w:line="240" w:lineRule="auto"/>
      </w:pPr>
      <w:r>
        <w:separator/>
      </w:r>
    </w:p>
  </w:footnote>
  <w:footnote w:type="continuationSeparator" w:id="0">
    <w:p w14:paraId="73048345" w14:textId="77777777" w:rsidR="007F40BA" w:rsidRDefault="007F40BA" w:rsidP="00C57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CFEF" w14:textId="6A379F06" w:rsidR="00C57624" w:rsidRDefault="0004435B">
    <w:pPr>
      <w:pStyle w:val="En-tte"/>
    </w:pPr>
    <w:r>
      <w:rPr>
        <w:noProof/>
      </w:rPr>
      <mc:AlternateContent>
        <mc:Choice Requires="wps">
          <w:drawing>
            <wp:anchor distT="0" distB="0" distL="114300" distR="114300" simplePos="0" relativeHeight="251658240" behindDoc="0" locked="0" layoutInCell="1" allowOverlap="1" wp14:anchorId="415C89E5" wp14:editId="77BA46E5">
              <wp:simplePos x="0" y="0"/>
              <wp:positionH relativeFrom="column">
                <wp:posOffset>-390837</wp:posOffset>
              </wp:positionH>
              <wp:positionV relativeFrom="paragraph">
                <wp:posOffset>-371942</wp:posOffset>
              </wp:positionV>
              <wp:extent cx="2570672" cy="750627"/>
              <wp:effectExtent l="0" t="0" r="1270" b="0"/>
              <wp:wrapNone/>
              <wp:docPr id="337438021" name="Zone de texte 1"/>
              <wp:cNvGraphicFramePr/>
              <a:graphic xmlns:a="http://schemas.openxmlformats.org/drawingml/2006/main">
                <a:graphicData uri="http://schemas.microsoft.com/office/word/2010/wordprocessingShape">
                  <wps:wsp>
                    <wps:cNvSpPr txBox="1"/>
                    <wps:spPr>
                      <a:xfrm>
                        <a:off x="0" y="0"/>
                        <a:ext cx="2570672" cy="750627"/>
                      </a:xfrm>
                      <a:prstGeom prst="rect">
                        <a:avLst/>
                      </a:prstGeom>
                      <a:solidFill>
                        <a:schemeClr val="lt1"/>
                      </a:solidFill>
                      <a:ln w="6350">
                        <a:noFill/>
                      </a:ln>
                    </wps:spPr>
                    <wps:txbx>
                      <w:txbxContent>
                        <w:p w14:paraId="0BC7C0C6" w14:textId="4DDA676A" w:rsidR="00C57624" w:rsidRPr="00C57624" w:rsidRDefault="00C57624" w:rsidP="00C57624">
                          <w:pPr>
                            <w:spacing w:line="240" w:lineRule="auto"/>
                            <w:rPr>
                              <w:sz w:val="18"/>
                              <w:szCs w:val="18"/>
                            </w:rPr>
                          </w:pPr>
                          <w:r w:rsidRPr="00C57624">
                            <w:rPr>
                              <w:sz w:val="18"/>
                              <w:szCs w:val="18"/>
                            </w:rPr>
                            <w:t>Paul GOURNAY</w:t>
                          </w:r>
                        </w:p>
                        <w:p w14:paraId="6ED8DFEF" w14:textId="505DCC58" w:rsidR="00C57624" w:rsidRDefault="00C57624" w:rsidP="00C57624">
                          <w:pPr>
                            <w:spacing w:line="240" w:lineRule="auto"/>
                            <w:rPr>
                              <w:sz w:val="18"/>
                              <w:szCs w:val="18"/>
                            </w:rPr>
                          </w:pPr>
                          <w:r w:rsidRPr="00C57624">
                            <w:rPr>
                              <w:sz w:val="18"/>
                              <w:szCs w:val="18"/>
                            </w:rPr>
                            <w:t>Samuel MOLLIERE</w:t>
                          </w:r>
                        </w:p>
                        <w:p w14:paraId="61393550" w14:textId="7FE9B58D" w:rsidR="00C57624" w:rsidRPr="00C57624" w:rsidRDefault="00C57624" w:rsidP="00C57624">
                          <w:pPr>
                            <w:spacing w:line="240" w:lineRule="auto"/>
                            <w:rPr>
                              <w:sz w:val="18"/>
                              <w:szCs w:val="18"/>
                            </w:rPr>
                          </w:pPr>
                          <w:r>
                            <w:rPr>
                              <w:sz w:val="18"/>
                              <w:szCs w:val="18"/>
                            </w:rPr>
                            <w:t>Alexandre MORIN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5C89E5" id="_x0000_t202" coordsize="21600,21600" o:spt="202" path="m,l,21600r21600,l21600,xe">
              <v:stroke joinstyle="miter"/>
              <v:path gradientshapeok="t" o:connecttype="rect"/>
            </v:shapetype>
            <v:shape id="Zone de texte 1" o:spid="_x0000_s1029" type="#_x0000_t202" style="position:absolute;margin-left:-30.75pt;margin-top:-29.3pt;width:202.4pt;height:59.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" fillcolor="white [3201]" stroked="f" strokeweight=".5pt">
              <v:textbox>
                <w:txbxContent>
                  <w:p w14:paraId="0BC7C0C6" w14:textId="4DDA676A" w:rsidR="00C57624" w:rsidRPr="00C57624" w:rsidRDefault="00C57624" w:rsidP="00C57624">
                    <w:pPr>
                      <w:spacing w:line="240" w:lineRule="auto"/>
                      <w:rPr>
                        <w:sz w:val="18"/>
                        <w:szCs w:val="18"/>
                      </w:rPr>
                    </w:pPr>
                    <w:r w:rsidRPr="00C57624">
                      <w:rPr>
                        <w:sz w:val="18"/>
                        <w:szCs w:val="18"/>
                      </w:rPr>
                      <w:t>Paul GOURNAY</w:t>
                    </w:r>
                  </w:p>
                  <w:p w14:paraId="6ED8DFEF" w14:textId="505DCC58" w:rsidR="00C57624" w:rsidRDefault="00C57624" w:rsidP="00C57624">
                    <w:pPr>
                      <w:spacing w:line="240" w:lineRule="auto"/>
                      <w:rPr>
                        <w:sz w:val="18"/>
                        <w:szCs w:val="18"/>
                      </w:rPr>
                    </w:pPr>
                    <w:r w:rsidRPr="00C57624">
                      <w:rPr>
                        <w:sz w:val="18"/>
                        <w:szCs w:val="18"/>
                      </w:rPr>
                      <w:t>Samuel MOLLIERE</w:t>
                    </w:r>
                  </w:p>
                  <w:p w14:paraId="61393550" w14:textId="7FE9B58D" w:rsidR="00C57624" w:rsidRPr="00C57624" w:rsidRDefault="00C57624" w:rsidP="00C57624">
                    <w:pPr>
                      <w:spacing w:line="240" w:lineRule="auto"/>
                      <w:rPr>
                        <w:sz w:val="18"/>
                        <w:szCs w:val="18"/>
                      </w:rPr>
                    </w:pPr>
                    <w:r>
                      <w:rPr>
                        <w:sz w:val="18"/>
                        <w:szCs w:val="18"/>
                      </w:rPr>
                      <w:t>Alexandre MORIN</w:t>
                    </w:r>
                  </w:p>
                </w:txbxContent>
              </v:textbox>
            </v:shape>
          </w:pict>
        </mc:Fallback>
      </mc:AlternateContent>
    </w:r>
    <w:r>
      <w:rPr>
        <w:noProof/>
      </w:rPr>
      <w:drawing>
        <wp:anchor distT="0" distB="0" distL="114300" distR="114300" simplePos="0" relativeHeight="251658241" behindDoc="1" locked="0" layoutInCell="1" allowOverlap="1" wp14:anchorId="085CB032" wp14:editId="3D417251">
          <wp:simplePos x="0" y="0"/>
          <wp:positionH relativeFrom="margin">
            <wp:posOffset>4820352</wp:posOffset>
          </wp:positionH>
          <wp:positionV relativeFrom="paragraph">
            <wp:posOffset>-385755</wp:posOffset>
          </wp:positionV>
          <wp:extent cx="1664294" cy="832514"/>
          <wp:effectExtent l="0" t="0" r="0" b="0"/>
          <wp:wrapNone/>
          <wp:docPr id="17819612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294" cy="83251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7CC0"/>
    <w:multiLevelType w:val="hybridMultilevel"/>
    <w:tmpl w:val="41BC14A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2E16CB6"/>
    <w:multiLevelType w:val="hybridMultilevel"/>
    <w:tmpl w:val="A2065FA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4B46722"/>
    <w:multiLevelType w:val="hybridMultilevel"/>
    <w:tmpl w:val="7D5A7AF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6217E22"/>
    <w:multiLevelType w:val="hybridMultilevel"/>
    <w:tmpl w:val="56F682C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BF46B1E"/>
    <w:multiLevelType w:val="multilevel"/>
    <w:tmpl w:val="5D7237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F2B4152"/>
    <w:multiLevelType w:val="hybridMultilevel"/>
    <w:tmpl w:val="3A52B1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33AD2A50"/>
    <w:multiLevelType w:val="hybridMultilevel"/>
    <w:tmpl w:val="E4204FB4"/>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4F264EE"/>
    <w:multiLevelType w:val="hybridMultilevel"/>
    <w:tmpl w:val="704C6C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A231F3F"/>
    <w:multiLevelType w:val="hybridMultilevel"/>
    <w:tmpl w:val="B31A8B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CC506BE"/>
    <w:multiLevelType w:val="hybridMultilevel"/>
    <w:tmpl w:val="A2C293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407E6AEA"/>
    <w:multiLevelType w:val="multilevel"/>
    <w:tmpl w:val="9D48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44666E"/>
    <w:multiLevelType w:val="hybridMultilevel"/>
    <w:tmpl w:val="AA3AF48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0D66BD8"/>
    <w:multiLevelType w:val="hybridMultilevel"/>
    <w:tmpl w:val="F36639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C8C4049"/>
    <w:multiLevelType w:val="hybridMultilevel"/>
    <w:tmpl w:val="C3505AC8"/>
    <w:lvl w:ilvl="0" w:tplc="A48C204E">
      <w:start w:val="2"/>
      <w:numFmt w:val="bullet"/>
      <w:lvlText w:val="-"/>
      <w:lvlJc w:val="left"/>
      <w:pPr>
        <w:ind w:left="4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26A57B7"/>
    <w:multiLevelType w:val="hybridMultilevel"/>
    <w:tmpl w:val="84262E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62912038"/>
    <w:multiLevelType w:val="hybridMultilevel"/>
    <w:tmpl w:val="C3DC4998"/>
    <w:lvl w:ilvl="0" w:tplc="A48C204E">
      <w:start w:val="2"/>
      <w:numFmt w:val="bullet"/>
      <w:lvlText w:val="-"/>
      <w:lvlJc w:val="left"/>
      <w:pPr>
        <w:ind w:left="420" w:hanging="360"/>
      </w:pPr>
      <w:rPr>
        <w:rFonts w:ascii="Times New Roman" w:eastAsiaTheme="minorEastAsia"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6" w15:restartNumberingAfterBreak="0">
    <w:nsid w:val="675331C5"/>
    <w:multiLevelType w:val="multilevel"/>
    <w:tmpl w:val="393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F23D1A"/>
    <w:multiLevelType w:val="hybridMultilevel"/>
    <w:tmpl w:val="7E5046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6BF01FBA"/>
    <w:multiLevelType w:val="multilevel"/>
    <w:tmpl w:val="A882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7B7AA6"/>
    <w:multiLevelType w:val="hybridMultilevel"/>
    <w:tmpl w:val="105C09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18203126">
    <w:abstractNumId w:val="12"/>
  </w:num>
  <w:num w:numId="2" w16cid:durableId="1891840879">
    <w:abstractNumId w:val="14"/>
  </w:num>
  <w:num w:numId="3" w16cid:durableId="1509102512">
    <w:abstractNumId w:val="17"/>
  </w:num>
  <w:num w:numId="4" w16cid:durableId="672219720">
    <w:abstractNumId w:val="0"/>
  </w:num>
  <w:num w:numId="5" w16cid:durableId="1578173003">
    <w:abstractNumId w:val="6"/>
  </w:num>
  <w:num w:numId="6" w16cid:durableId="192964261">
    <w:abstractNumId w:val="3"/>
  </w:num>
  <w:num w:numId="7" w16cid:durableId="123889035">
    <w:abstractNumId w:val="16"/>
  </w:num>
  <w:num w:numId="8" w16cid:durableId="1488666113">
    <w:abstractNumId w:val="10"/>
  </w:num>
  <w:num w:numId="9" w16cid:durableId="1732995653">
    <w:abstractNumId w:val="18"/>
  </w:num>
  <w:num w:numId="10" w16cid:durableId="1324623348">
    <w:abstractNumId w:val="4"/>
  </w:num>
  <w:num w:numId="11" w16cid:durableId="1371804754">
    <w:abstractNumId w:val="15"/>
  </w:num>
  <w:num w:numId="12" w16cid:durableId="2017461183">
    <w:abstractNumId w:val="13"/>
  </w:num>
  <w:num w:numId="13" w16cid:durableId="1434742484">
    <w:abstractNumId w:val="1"/>
  </w:num>
  <w:num w:numId="14" w16cid:durableId="1999655078">
    <w:abstractNumId w:val="8"/>
  </w:num>
  <w:num w:numId="15" w16cid:durableId="2137602648">
    <w:abstractNumId w:val="19"/>
  </w:num>
  <w:num w:numId="16" w16cid:durableId="739404720">
    <w:abstractNumId w:val="2"/>
  </w:num>
  <w:num w:numId="17" w16cid:durableId="744766068">
    <w:abstractNumId w:val="9"/>
  </w:num>
  <w:num w:numId="18" w16cid:durableId="159934331">
    <w:abstractNumId w:val="7"/>
  </w:num>
  <w:num w:numId="19" w16cid:durableId="1092820838">
    <w:abstractNumId w:val="11"/>
  </w:num>
  <w:num w:numId="20" w16cid:durableId="65616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D61"/>
    <w:rsid w:val="0000440B"/>
    <w:rsid w:val="000050BA"/>
    <w:rsid w:val="00006647"/>
    <w:rsid w:val="00011C5F"/>
    <w:rsid w:val="00013FEE"/>
    <w:rsid w:val="00016C09"/>
    <w:rsid w:val="00020665"/>
    <w:rsid w:val="00021070"/>
    <w:rsid w:val="00021E52"/>
    <w:rsid w:val="000253FE"/>
    <w:rsid w:val="000319FF"/>
    <w:rsid w:val="00036DD8"/>
    <w:rsid w:val="000374C6"/>
    <w:rsid w:val="00040A29"/>
    <w:rsid w:val="0004435B"/>
    <w:rsid w:val="00044525"/>
    <w:rsid w:val="0004754D"/>
    <w:rsid w:val="00050287"/>
    <w:rsid w:val="00055038"/>
    <w:rsid w:val="00057A51"/>
    <w:rsid w:val="00057BB1"/>
    <w:rsid w:val="00061CD9"/>
    <w:rsid w:val="000634E7"/>
    <w:rsid w:val="00063982"/>
    <w:rsid w:val="000673D7"/>
    <w:rsid w:val="0006766F"/>
    <w:rsid w:val="00070204"/>
    <w:rsid w:val="00070F5A"/>
    <w:rsid w:val="00074E71"/>
    <w:rsid w:val="00075F3A"/>
    <w:rsid w:val="0009054A"/>
    <w:rsid w:val="00090978"/>
    <w:rsid w:val="00097B93"/>
    <w:rsid w:val="000A0E3B"/>
    <w:rsid w:val="000A1C50"/>
    <w:rsid w:val="000A515E"/>
    <w:rsid w:val="000A57EB"/>
    <w:rsid w:val="000A5FB3"/>
    <w:rsid w:val="000A64CF"/>
    <w:rsid w:val="000B36A2"/>
    <w:rsid w:val="000C0758"/>
    <w:rsid w:val="000C38B9"/>
    <w:rsid w:val="000C6134"/>
    <w:rsid w:val="000D33EE"/>
    <w:rsid w:val="000D4749"/>
    <w:rsid w:val="000D4E04"/>
    <w:rsid w:val="000D6ABF"/>
    <w:rsid w:val="000D7C96"/>
    <w:rsid w:val="000E0213"/>
    <w:rsid w:val="000E21C2"/>
    <w:rsid w:val="000E37AE"/>
    <w:rsid w:val="00103154"/>
    <w:rsid w:val="00103E62"/>
    <w:rsid w:val="00105525"/>
    <w:rsid w:val="00106C40"/>
    <w:rsid w:val="0010760E"/>
    <w:rsid w:val="00110099"/>
    <w:rsid w:val="001162A9"/>
    <w:rsid w:val="00116AAC"/>
    <w:rsid w:val="001173FA"/>
    <w:rsid w:val="00125345"/>
    <w:rsid w:val="00127FCC"/>
    <w:rsid w:val="00131655"/>
    <w:rsid w:val="00131FE6"/>
    <w:rsid w:val="0013782F"/>
    <w:rsid w:val="00142581"/>
    <w:rsid w:val="001469EF"/>
    <w:rsid w:val="00146DB5"/>
    <w:rsid w:val="00147C0E"/>
    <w:rsid w:val="001514B5"/>
    <w:rsid w:val="00152192"/>
    <w:rsid w:val="00155D4A"/>
    <w:rsid w:val="00162B7B"/>
    <w:rsid w:val="00163CEE"/>
    <w:rsid w:val="0017040C"/>
    <w:rsid w:val="00171236"/>
    <w:rsid w:val="001756FF"/>
    <w:rsid w:val="0017584D"/>
    <w:rsid w:val="00177A16"/>
    <w:rsid w:val="001838BF"/>
    <w:rsid w:val="00186514"/>
    <w:rsid w:val="00195D38"/>
    <w:rsid w:val="00195E76"/>
    <w:rsid w:val="00197AB7"/>
    <w:rsid w:val="001A07E7"/>
    <w:rsid w:val="001A534C"/>
    <w:rsid w:val="001A5A49"/>
    <w:rsid w:val="001B22C8"/>
    <w:rsid w:val="001B3E8A"/>
    <w:rsid w:val="001C1BF8"/>
    <w:rsid w:val="001C4077"/>
    <w:rsid w:val="001C5BE2"/>
    <w:rsid w:val="001D074A"/>
    <w:rsid w:val="001D18D5"/>
    <w:rsid w:val="001E1173"/>
    <w:rsid w:val="001E5CD9"/>
    <w:rsid w:val="001F1D61"/>
    <w:rsid w:val="001F3EB9"/>
    <w:rsid w:val="00203606"/>
    <w:rsid w:val="00205BFE"/>
    <w:rsid w:val="00205EBA"/>
    <w:rsid w:val="0021034E"/>
    <w:rsid w:val="002133F4"/>
    <w:rsid w:val="002155B0"/>
    <w:rsid w:val="00215667"/>
    <w:rsid w:val="002211BB"/>
    <w:rsid w:val="002222B3"/>
    <w:rsid w:val="0022623E"/>
    <w:rsid w:val="00226B22"/>
    <w:rsid w:val="0023280E"/>
    <w:rsid w:val="00232B38"/>
    <w:rsid w:val="002344C5"/>
    <w:rsid w:val="002355B3"/>
    <w:rsid w:val="002374F3"/>
    <w:rsid w:val="00242C8C"/>
    <w:rsid w:val="00242DB2"/>
    <w:rsid w:val="00243012"/>
    <w:rsid w:val="002430CC"/>
    <w:rsid w:val="0025147E"/>
    <w:rsid w:val="00254A64"/>
    <w:rsid w:val="0025600F"/>
    <w:rsid w:val="002565C9"/>
    <w:rsid w:val="0026251B"/>
    <w:rsid w:val="002633DE"/>
    <w:rsid w:val="00271C9D"/>
    <w:rsid w:val="00273EFA"/>
    <w:rsid w:val="002752BD"/>
    <w:rsid w:val="00285335"/>
    <w:rsid w:val="00292A6C"/>
    <w:rsid w:val="00295BE2"/>
    <w:rsid w:val="002974D8"/>
    <w:rsid w:val="002A0FB5"/>
    <w:rsid w:val="002A19D9"/>
    <w:rsid w:val="002A1F1A"/>
    <w:rsid w:val="002A33F3"/>
    <w:rsid w:val="002B004D"/>
    <w:rsid w:val="002B6E6E"/>
    <w:rsid w:val="002C0E24"/>
    <w:rsid w:val="002C1F17"/>
    <w:rsid w:val="002C5E13"/>
    <w:rsid w:val="002D1F48"/>
    <w:rsid w:val="002D58B1"/>
    <w:rsid w:val="002D7C3D"/>
    <w:rsid w:val="002E0D69"/>
    <w:rsid w:val="002E3B71"/>
    <w:rsid w:val="002E513A"/>
    <w:rsid w:val="002E63D1"/>
    <w:rsid w:val="002E7C01"/>
    <w:rsid w:val="002F0E17"/>
    <w:rsid w:val="003018F1"/>
    <w:rsid w:val="00305A7D"/>
    <w:rsid w:val="0030736F"/>
    <w:rsid w:val="0032199C"/>
    <w:rsid w:val="0032270D"/>
    <w:rsid w:val="00322B95"/>
    <w:rsid w:val="003247E9"/>
    <w:rsid w:val="0032563D"/>
    <w:rsid w:val="00326B62"/>
    <w:rsid w:val="00327AFC"/>
    <w:rsid w:val="00330E64"/>
    <w:rsid w:val="003316F2"/>
    <w:rsid w:val="003349EA"/>
    <w:rsid w:val="00334CB7"/>
    <w:rsid w:val="00343299"/>
    <w:rsid w:val="00347E07"/>
    <w:rsid w:val="003510D9"/>
    <w:rsid w:val="00352189"/>
    <w:rsid w:val="00354852"/>
    <w:rsid w:val="00357F27"/>
    <w:rsid w:val="0036009F"/>
    <w:rsid w:val="003612B0"/>
    <w:rsid w:val="00362215"/>
    <w:rsid w:val="003661A7"/>
    <w:rsid w:val="00366E22"/>
    <w:rsid w:val="003671F9"/>
    <w:rsid w:val="00367E9B"/>
    <w:rsid w:val="00376638"/>
    <w:rsid w:val="003800AE"/>
    <w:rsid w:val="00380F76"/>
    <w:rsid w:val="00394135"/>
    <w:rsid w:val="00395176"/>
    <w:rsid w:val="003A0575"/>
    <w:rsid w:val="003A1E0E"/>
    <w:rsid w:val="003B420D"/>
    <w:rsid w:val="003B56C0"/>
    <w:rsid w:val="003B69EB"/>
    <w:rsid w:val="003B7C3C"/>
    <w:rsid w:val="003C4F1D"/>
    <w:rsid w:val="003C6A5C"/>
    <w:rsid w:val="003C7F1E"/>
    <w:rsid w:val="003D0E95"/>
    <w:rsid w:val="003D1B57"/>
    <w:rsid w:val="003D354D"/>
    <w:rsid w:val="003E02A4"/>
    <w:rsid w:val="003E0EFC"/>
    <w:rsid w:val="003E1F72"/>
    <w:rsid w:val="003E20EA"/>
    <w:rsid w:val="003F38F1"/>
    <w:rsid w:val="003F39C2"/>
    <w:rsid w:val="003F7251"/>
    <w:rsid w:val="00401D27"/>
    <w:rsid w:val="00402335"/>
    <w:rsid w:val="00404908"/>
    <w:rsid w:val="00406FD2"/>
    <w:rsid w:val="004165B5"/>
    <w:rsid w:val="00421DF6"/>
    <w:rsid w:val="0042209A"/>
    <w:rsid w:val="00426371"/>
    <w:rsid w:val="00432F10"/>
    <w:rsid w:val="00433225"/>
    <w:rsid w:val="00434806"/>
    <w:rsid w:val="004375C4"/>
    <w:rsid w:val="00441033"/>
    <w:rsid w:val="00447519"/>
    <w:rsid w:val="004620EC"/>
    <w:rsid w:val="00464D10"/>
    <w:rsid w:val="004715DC"/>
    <w:rsid w:val="00472F61"/>
    <w:rsid w:val="0047445A"/>
    <w:rsid w:val="004778D4"/>
    <w:rsid w:val="004779DA"/>
    <w:rsid w:val="00481FAB"/>
    <w:rsid w:val="00482C79"/>
    <w:rsid w:val="004839D0"/>
    <w:rsid w:val="004850FA"/>
    <w:rsid w:val="00490E8D"/>
    <w:rsid w:val="0049330F"/>
    <w:rsid w:val="004A1643"/>
    <w:rsid w:val="004A316C"/>
    <w:rsid w:val="004A5235"/>
    <w:rsid w:val="004B0A9B"/>
    <w:rsid w:val="004B37D2"/>
    <w:rsid w:val="004C173D"/>
    <w:rsid w:val="004D1CCD"/>
    <w:rsid w:val="004D39CC"/>
    <w:rsid w:val="004E0DE3"/>
    <w:rsid w:val="004E1103"/>
    <w:rsid w:val="004E1F3E"/>
    <w:rsid w:val="004E2513"/>
    <w:rsid w:val="004E5D3E"/>
    <w:rsid w:val="004E7504"/>
    <w:rsid w:val="004F3354"/>
    <w:rsid w:val="004F3E8C"/>
    <w:rsid w:val="00500686"/>
    <w:rsid w:val="00503074"/>
    <w:rsid w:val="00507AD3"/>
    <w:rsid w:val="00511A4F"/>
    <w:rsid w:val="00511B02"/>
    <w:rsid w:val="00511D6D"/>
    <w:rsid w:val="00514C6C"/>
    <w:rsid w:val="00517F66"/>
    <w:rsid w:val="00526317"/>
    <w:rsid w:val="00530136"/>
    <w:rsid w:val="005306A9"/>
    <w:rsid w:val="00530E18"/>
    <w:rsid w:val="00532D2F"/>
    <w:rsid w:val="00533030"/>
    <w:rsid w:val="00533A1C"/>
    <w:rsid w:val="00534B41"/>
    <w:rsid w:val="00536097"/>
    <w:rsid w:val="00536A80"/>
    <w:rsid w:val="005444F5"/>
    <w:rsid w:val="005463F7"/>
    <w:rsid w:val="005476A2"/>
    <w:rsid w:val="005477D0"/>
    <w:rsid w:val="00550224"/>
    <w:rsid w:val="00551F7E"/>
    <w:rsid w:val="005524B4"/>
    <w:rsid w:val="00563FFC"/>
    <w:rsid w:val="00570772"/>
    <w:rsid w:val="0057677C"/>
    <w:rsid w:val="005768EC"/>
    <w:rsid w:val="005809EF"/>
    <w:rsid w:val="00580EBB"/>
    <w:rsid w:val="00582AEC"/>
    <w:rsid w:val="005837B9"/>
    <w:rsid w:val="005840BA"/>
    <w:rsid w:val="00584248"/>
    <w:rsid w:val="00586BC2"/>
    <w:rsid w:val="005905BB"/>
    <w:rsid w:val="00591452"/>
    <w:rsid w:val="00592FD7"/>
    <w:rsid w:val="005978C1"/>
    <w:rsid w:val="005A29AF"/>
    <w:rsid w:val="005A5FF2"/>
    <w:rsid w:val="005A6411"/>
    <w:rsid w:val="005B0469"/>
    <w:rsid w:val="005B1405"/>
    <w:rsid w:val="005B28E3"/>
    <w:rsid w:val="005B4978"/>
    <w:rsid w:val="005B7BB9"/>
    <w:rsid w:val="005C13C9"/>
    <w:rsid w:val="005C2FD0"/>
    <w:rsid w:val="005C58BB"/>
    <w:rsid w:val="005C6D82"/>
    <w:rsid w:val="005D2305"/>
    <w:rsid w:val="005D2925"/>
    <w:rsid w:val="005E1783"/>
    <w:rsid w:val="005F0D2F"/>
    <w:rsid w:val="005F301F"/>
    <w:rsid w:val="005F6657"/>
    <w:rsid w:val="00604EF1"/>
    <w:rsid w:val="0060764D"/>
    <w:rsid w:val="006156E5"/>
    <w:rsid w:val="00622752"/>
    <w:rsid w:val="00622A9C"/>
    <w:rsid w:val="0062593E"/>
    <w:rsid w:val="0063109E"/>
    <w:rsid w:val="006346C2"/>
    <w:rsid w:val="00637C56"/>
    <w:rsid w:val="006448E4"/>
    <w:rsid w:val="0064724F"/>
    <w:rsid w:val="006503FF"/>
    <w:rsid w:val="00651327"/>
    <w:rsid w:val="00651E81"/>
    <w:rsid w:val="006531C2"/>
    <w:rsid w:val="0065328F"/>
    <w:rsid w:val="006623F2"/>
    <w:rsid w:val="00662A53"/>
    <w:rsid w:val="006657E4"/>
    <w:rsid w:val="006660D5"/>
    <w:rsid w:val="00681234"/>
    <w:rsid w:val="006837A7"/>
    <w:rsid w:val="00683A58"/>
    <w:rsid w:val="00684008"/>
    <w:rsid w:val="006860A4"/>
    <w:rsid w:val="0069416D"/>
    <w:rsid w:val="00695BAE"/>
    <w:rsid w:val="00697F68"/>
    <w:rsid w:val="006A20B0"/>
    <w:rsid w:val="006A3AA1"/>
    <w:rsid w:val="006A404E"/>
    <w:rsid w:val="006A5FC7"/>
    <w:rsid w:val="006A6032"/>
    <w:rsid w:val="006A67DC"/>
    <w:rsid w:val="006A7FCA"/>
    <w:rsid w:val="006B3C6A"/>
    <w:rsid w:val="006B55A1"/>
    <w:rsid w:val="006B5CFF"/>
    <w:rsid w:val="006D01AC"/>
    <w:rsid w:val="006D0A00"/>
    <w:rsid w:val="006D2337"/>
    <w:rsid w:val="006E3E60"/>
    <w:rsid w:val="006F3C1F"/>
    <w:rsid w:val="006F72EA"/>
    <w:rsid w:val="006F7B6C"/>
    <w:rsid w:val="00710791"/>
    <w:rsid w:val="007119DD"/>
    <w:rsid w:val="00713026"/>
    <w:rsid w:val="0071356C"/>
    <w:rsid w:val="0071459E"/>
    <w:rsid w:val="00716FC5"/>
    <w:rsid w:val="00721E7B"/>
    <w:rsid w:val="00724A7E"/>
    <w:rsid w:val="00725290"/>
    <w:rsid w:val="007267C3"/>
    <w:rsid w:val="007348D3"/>
    <w:rsid w:val="0074455D"/>
    <w:rsid w:val="00744715"/>
    <w:rsid w:val="00745840"/>
    <w:rsid w:val="00754096"/>
    <w:rsid w:val="007600A9"/>
    <w:rsid w:val="00761AEC"/>
    <w:rsid w:val="007622DA"/>
    <w:rsid w:val="007623BC"/>
    <w:rsid w:val="00767262"/>
    <w:rsid w:val="007749B5"/>
    <w:rsid w:val="00775864"/>
    <w:rsid w:val="00781BA0"/>
    <w:rsid w:val="00784855"/>
    <w:rsid w:val="00786BE2"/>
    <w:rsid w:val="007925AA"/>
    <w:rsid w:val="00793ADC"/>
    <w:rsid w:val="00794DB6"/>
    <w:rsid w:val="00796F4D"/>
    <w:rsid w:val="007A1FFE"/>
    <w:rsid w:val="007A23BF"/>
    <w:rsid w:val="007A3CBB"/>
    <w:rsid w:val="007B0F14"/>
    <w:rsid w:val="007B5372"/>
    <w:rsid w:val="007B5984"/>
    <w:rsid w:val="007C392D"/>
    <w:rsid w:val="007C5666"/>
    <w:rsid w:val="007C5B26"/>
    <w:rsid w:val="007D13AA"/>
    <w:rsid w:val="007D3A06"/>
    <w:rsid w:val="007D6471"/>
    <w:rsid w:val="007D7D8B"/>
    <w:rsid w:val="007E294F"/>
    <w:rsid w:val="007E31EB"/>
    <w:rsid w:val="007E3AEA"/>
    <w:rsid w:val="007E586B"/>
    <w:rsid w:val="007E6642"/>
    <w:rsid w:val="007E6856"/>
    <w:rsid w:val="007F1305"/>
    <w:rsid w:val="007F40BA"/>
    <w:rsid w:val="008000D7"/>
    <w:rsid w:val="008005D3"/>
    <w:rsid w:val="00801AD2"/>
    <w:rsid w:val="00805E01"/>
    <w:rsid w:val="00806A88"/>
    <w:rsid w:val="00806B63"/>
    <w:rsid w:val="00807858"/>
    <w:rsid w:val="00807C44"/>
    <w:rsid w:val="0081027F"/>
    <w:rsid w:val="0081323B"/>
    <w:rsid w:val="00813E63"/>
    <w:rsid w:val="00815E1B"/>
    <w:rsid w:val="0082168A"/>
    <w:rsid w:val="00827EBF"/>
    <w:rsid w:val="00831D44"/>
    <w:rsid w:val="008331AF"/>
    <w:rsid w:val="0084081C"/>
    <w:rsid w:val="0085464D"/>
    <w:rsid w:val="008618E4"/>
    <w:rsid w:val="00861D76"/>
    <w:rsid w:val="0086219B"/>
    <w:rsid w:val="0086593D"/>
    <w:rsid w:val="00866516"/>
    <w:rsid w:val="0086681F"/>
    <w:rsid w:val="00866A80"/>
    <w:rsid w:val="00872C13"/>
    <w:rsid w:val="0087383D"/>
    <w:rsid w:val="00875379"/>
    <w:rsid w:val="0087588A"/>
    <w:rsid w:val="008809EA"/>
    <w:rsid w:val="008815F7"/>
    <w:rsid w:val="0088448D"/>
    <w:rsid w:val="00887B06"/>
    <w:rsid w:val="00895E65"/>
    <w:rsid w:val="008A053D"/>
    <w:rsid w:val="008B0F4C"/>
    <w:rsid w:val="008B3B75"/>
    <w:rsid w:val="008C002D"/>
    <w:rsid w:val="008C1655"/>
    <w:rsid w:val="008C7DC5"/>
    <w:rsid w:val="008D4842"/>
    <w:rsid w:val="008D7A8A"/>
    <w:rsid w:val="008E083B"/>
    <w:rsid w:val="008E21C9"/>
    <w:rsid w:val="008E6407"/>
    <w:rsid w:val="008E6C54"/>
    <w:rsid w:val="008E758C"/>
    <w:rsid w:val="008F6BA5"/>
    <w:rsid w:val="008F7D4B"/>
    <w:rsid w:val="009009BB"/>
    <w:rsid w:val="00901A15"/>
    <w:rsid w:val="0090564C"/>
    <w:rsid w:val="00906F49"/>
    <w:rsid w:val="00910303"/>
    <w:rsid w:val="009104C9"/>
    <w:rsid w:val="00925C15"/>
    <w:rsid w:val="00925D92"/>
    <w:rsid w:val="009337CA"/>
    <w:rsid w:val="00933FF3"/>
    <w:rsid w:val="00934399"/>
    <w:rsid w:val="009547E7"/>
    <w:rsid w:val="00954F44"/>
    <w:rsid w:val="009644DD"/>
    <w:rsid w:val="00967299"/>
    <w:rsid w:val="009819D9"/>
    <w:rsid w:val="009A1B13"/>
    <w:rsid w:val="009A402F"/>
    <w:rsid w:val="009A7E34"/>
    <w:rsid w:val="009B0265"/>
    <w:rsid w:val="009B5AA3"/>
    <w:rsid w:val="009B5E0D"/>
    <w:rsid w:val="009B77D3"/>
    <w:rsid w:val="009C01BE"/>
    <w:rsid w:val="009C1E69"/>
    <w:rsid w:val="009C7579"/>
    <w:rsid w:val="009C77BB"/>
    <w:rsid w:val="009D0641"/>
    <w:rsid w:val="009D2529"/>
    <w:rsid w:val="009D32CE"/>
    <w:rsid w:val="009D4D51"/>
    <w:rsid w:val="009D508E"/>
    <w:rsid w:val="009E108B"/>
    <w:rsid w:val="009E2A50"/>
    <w:rsid w:val="009E4B6E"/>
    <w:rsid w:val="009F2D60"/>
    <w:rsid w:val="009F799F"/>
    <w:rsid w:val="009F7CC6"/>
    <w:rsid w:val="009F7EBA"/>
    <w:rsid w:val="00A00F57"/>
    <w:rsid w:val="00A051E7"/>
    <w:rsid w:val="00A10ED3"/>
    <w:rsid w:val="00A12A76"/>
    <w:rsid w:val="00A20E2D"/>
    <w:rsid w:val="00A31772"/>
    <w:rsid w:val="00A36181"/>
    <w:rsid w:val="00A37B45"/>
    <w:rsid w:val="00A402E6"/>
    <w:rsid w:val="00A40A29"/>
    <w:rsid w:val="00A47099"/>
    <w:rsid w:val="00A50753"/>
    <w:rsid w:val="00A533B6"/>
    <w:rsid w:val="00A60637"/>
    <w:rsid w:val="00A62E35"/>
    <w:rsid w:val="00A632BE"/>
    <w:rsid w:val="00A649BB"/>
    <w:rsid w:val="00A65738"/>
    <w:rsid w:val="00A671E6"/>
    <w:rsid w:val="00A70253"/>
    <w:rsid w:val="00A71CD6"/>
    <w:rsid w:val="00A84D1F"/>
    <w:rsid w:val="00A94440"/>
    <w:rsid w:val="00A970F8"/>
    <w:rsid w:val="00AA0D36"/>
    <w:rsid w:val="00AA6243"/>
    <w:rsid w:val="00AB179C"/>
    <w:rsid w:val="00AB3843"/>
    <w:rsid w:val="00AB544D"/>
    <w:rsid w:val="00AB60AB"/>
    <w:rsid w:val="00AC03BF"/>
    <w:rsid w:val="00AC12FD"/>
    <w:rsid w:val="00AC5CDC"/>
    <w:rsid w:val="00AC6915"/>
    <w:rsid w:val="00AC6BFE"/>
    <w:rsid w:val="00AD1634"/>
    <w:rsid w:val="00AD34B2"/>
    <w:rsid w:val="00AD479E"/>
    <w:rsid w:val="00AD493C"/>
    <w:rsid w:val="00AD4998"/>
    <w:rsid w:val="00AE2381"/>
    <w:rsid w:val="00AE3B37"/>
    <w:rsid w:val="00AE5E7D"/>
    <w:rsid w:val="00AF3002"/>
    <w:rsid w:val="00AF379A"/>
    <w:rsid w:val="00AF40DF"/>
    <w:rsid w:val="00AF7EA9"/>
    <w:rsid w:val="00B00404"/>
    <w:rsid w:val="00B0666C"/>
    <w:rsid w:val="00B07C87"/>
    <w:rsid w:val="00B128DA"/>
    <w:rsid w:val="00B13213"/>
    <w:rsid w:val="00B14074"/>
    <w:rsid w:val="00B14DF0"/>
    <w:rsid w:val="00B20B2F"/>
    <w:rsid w:val="00B2148B"/>
    <w:rsid w:val="00B226F5"/>
    <w:rsid w:val="00B22A90"/>
    <w:rsid w:val="00B24438"/>
    <w:rsid w:val="00B261C1"/>
    <w:rsid w:val="00B310D4"/>
    <w:rsid w:val="00B34D78"/>
    <w:rsid w:val="00B36227"/>
    <w:rsid w:val="00B376B7"/>
    <w:rsid w:val="00B41051"/>
    <w:rsid w:val="00B41E80"/>
    <w:rsid w:val="00B43948"/>
    <w:rsid w:val="00B50049"/>
    <w:rsid w:val="00B55C5B"/>
    <w:rsid w:val="00B566D9"/>
    <w:rsid w:val="00B62D6C"/>
    <w:rsid w:val="00B65A95"/>
    <w:rsid w:val="00B6791D"/>
    <w:rsid w:val="00B70B52"/>
    <w:rsid w:val="00B71F3C"/>
    <w:rsid w:val="00B72AF5"/>
    <w:rsid w:val="00B80094"/>
    <w:rsid w:val="00B84CB6"/>
    <w:rsid w:val="00B86CD2"/>
    <w:rsid w:val="00B86EB5"/>
    <w:rsid w:val="00B878EE"/>
    <w:rsid w:val="00B92476"/>
    <w:rsid w:val="00B9297C"/>
    <w:rsid w:val="00BA32A8"/>
    <w:rsid w:val="00BA51E9"/>
    <w:rsid w:val="00BA78D9"/>
    <w:rsid w:val="00BB2502"/>
    <w:rsid w:val="00BB6964"/>
    <w:rsid w:val="00BC237C"/>
    <w:rsid w:val="00BC3B4A"/>
    <w:rsid w:val="00BC53B0"/>
    <w:rsid w:val="00BD63F5"/>
    <w:rsid w:val="00BE5DF6"/>
    <w:rsid w:val="00BE6E94"/>
    <w:rsid w:val="00BE7EC6"/>
    <w:rsid w:val="00BF064B"/>
    <w:rsid w:val="00BF12E1"/>
    <w:rsid w:val="00BF2926"/>
    <w:rsid w:val="00BF4DF2"/>
    <w:rsid w:val="00C0098F"/>
    <w:rsid w:val="00C00C5F"/>
    <w:rsid w:val="00C00D6D"/>
    <w:rsid w:val="00C0269E"/>
    <w:rsid w:val="00C10AE3"/>
    <w:rsid w:val="00C1372D"/>
    <w:rsid w:val="00C14807"/>
    <w:rsid w:val="00C15822"/>
    <w:rsid w:val="00C15D2A"/>
    <w:rsid w:val="00C26F1C"/>
    <w:rsid w:val="00C30397"/>
    <w:rsid w:val="00C32954"/>
    <w:rsid w:val="00C44463"/>
    <w:rsid w:val="00C449C4"/>
    <w:rsid w:val="00C47102"/>
    <w:rsid w:val="00C50B88"/>
    <w:rsid w:val="00C532AC"/>
    <w:rsid w:val="00C53565"/>
    <w:rsid w:val="00C54040"/>
    <w:rsid w:val="00C54FDA"/>
    <w:rsid w:val="00C553EC"/>
    <w:rsid w:val="00C57624"/>
    <w:rsid w:val="00C57AB1"/>
    <w:rsid w:val="00C66ED3"/>
    <w:rsid w:val="00C71241"/>
    <w:rsid w:val="00C72D14"/>
    <w:rsid w:val="00C77574"/>
    <w:rsid w:val="00C776D6"/>
    <w:rsid w:val="00C82807"/>
    <w:rsid w:val="00C85CB1"/>
    <w:rsid w:val="00C86ECF"/>
    <w:rsid w:val="00C875B3"/>
    <w:rsid w:val="00C9151E"/>
    <w:rsid w:val="00CA1C8B"/>
    <w:rsid w:val="00CA7D91"/>
    <w:rsid w:val="00CB2379"/>
    <w:rsid w:val="00CB2607"/>
    <w:rsid w:val="00CB4730"/>
    <w:rsid w:val="00CB4E69"/>
    <w:rsid w:val="00CB7E8D"/>
    <w:rsid w:val="00CC4D16"/>
    <w:rsid w:val="00CC6B5B"/>
    <w:rsid w:val="00CD05A7"/>
    <w:rsid w:val="00CD4498"/>
    <w:rsid w:val="00CD49BA"/>
    <w:rsid w:val="00CD7365"/>
    <w:rsid w:val="00CE152A"/>
    <w:rsid w:val="00CF023A"/>
    <w:rsid w:val="00CF626A"/>
    <w:rsid w:val="00D02A2B"/>
    <w:rsid w:val="00D038FC"/>
    <w:rsid w:val="00D05F99"/>
    <w:rsid w:val="00D06476"/>
    <w:rsid w:val="00D065B4"/>
    <w:rsid w:val="00D11FD1"/>
    <w:rsid w:val="00D13916"/>
    <w:rsid w:val="00D13A23"/>
    <w:rsid w:val="00D236A4"/>
    <w:rsid w:val="00D25584"/>
    <w:rsid w:val="00D25848"/>
    <w:rsid w:val="00D267D7"/>
    <w:rsid w:val="00D31403"/>
    <w:rsid w:val="00D321DD"/>
    <w:rsid w:val="00D336F8"/>
    <w:rsid w:val="00D36F2E"/>
    <w:rsid w:val="00D40993"/>
    <w:rsid w:val="00D42D3F"/>
    <w:rsid w:val="00D461FD"/>
    <w:rsid w:val="00D46F64"/>
    <w:rsid w:val="00D52070"/>
    <w:rsid w:val="00D5461C"/>
    <w:rsid w:val="00D57E95"/>
    <w:rsid w:val="00D61CDA"/>
    <w:rsid w:val="00D61FD3"/>
    <w:rsid w:val="00D64323"/>
    <w:rsid w:val="00D64DC1"/>
    <w:rsid w:val="00D6582F"/>
    <w:rsid w:val="00D674CB"/>
    <w:rsid w:val="00D71708"/>
    <w:rsid w:val="00D91152"/>
    <w:rsid w:val="00DA4767"/>
    <w:rsid w:val="00DA54AE"/>
    <w:rsid w:val="00DA6AA0"/>
    <w:rsid w:val="00DB1322"/>
    <w:rsid w:val="00DB59BF"/>
    <w:rsid w:val="00DC0B6D"/>
    <w:rsid w:val="00DC40CE"/>
    <w:rsid w:val="00DC7D19"/>
    <w:rsid w:val="00DD23B7"/>
    <w:rsid w:val="00DD24D1"/>
    <w:rsid w:val="00DD2A68"/>
    <w:rsid w:val="00DD4E9A"/>
    <w:rsid w:val="00DD6B2C"/>
    <w:rsid w:val="00DE02E7"/>
    <w:rsid w:val="00DE6547"/>
    <w:rsid w:val="00DF0F5E"/>
    <w:rsid w:val="00DF37CB"/>
    <w:rsid w:val="00DF3D81"/>
    <w:rsid w:val="00DF3FFB"/>
    <w:rsid w:val="00DF4073"/>
    <w:rsid w:val="00E00770"/>
    <w:rsid w:val="00E010D4"/>
    <w:rsid w:val="00E06742"/>
    <w:rsid w:val="00E1414E"/>
    <w:rsid w:val="00E15238"/>
    <w:rsid w:val="00E171C9"/>
    <w:rsid w:val="00E27B07"/>
    <w:rsid w:val="00E30EDA"/>
    <w:rsid w:val="00E33CFB"/>
    <w:rsid w:val="00E33E23"/>
    <w:rsid w:val="00E35FFB"/>
    <w:rsid w:val="00E457DE"/>
    <w:rsid w:val="00E462C6"/>
    <w:rsid w:val="00E534AC"/>
    <w:rsid w:val="00E615E8"/>
    <w:rsid w:val="00E61D1B"/>
    <w:rsid w:val="00E623EB"/>
    <w:rsid w:val="00E63B9E"/>
    <w:rsid w:val="00E67392"/>
    <w:rsid w:val="00E71A98"/>
    <w:rsid w:val="00E71FF1"/>
    <w:rsid w:val="00E74D33"/>
    <w:rsid w:val="00E815C5"/>
    <w:rsid w:val="00E828FC"/>
    <w:rsid w:val="00E83436"/>
    <w:rsid w:val="00E843D6"/>
    <w:rsid w:val="00E84428"/>
    <w:rsid w:val="00E84BDC"/>
    <w:rsid w:val="00E9085A"/>
    <w:rsid w:val="00E93B5D"/>
    <w:rsid w:val="00E97003"/>
    <w:rsid w:val="00E9750C"/>
    <w:rsid w:val="00E97C60"/>
    <w:rsid w:val="00EA0F01"/>
    <w:rsid w:val="00EA5DAD"/>
    <w:rsid w:val="00EB07FA"/>
    <w:rsid w:val="00EB1116"/>
    <w:rsid w:val="00EB19B7"/>
    <w:rsid w:val="00EB2A7D"/>
    <w:rsid w:val="00EB5F91"/>
    <w:rsid w:val="00EB6AF0"/>
    <w:rsid w:val="00EC05BA"/>
    <w:rsid w:val="00EC22D1"/>
    <w:rsid w:val="00EC303C"/>
    <w:rsid w:val="00EC49BF"/>
    <w:rsid w:val="00EC5334"/>
    <w:rsid w:val="00ED10A6"/>
    <w:rsid w:val="00ED3D4F"/>
    <w:rsid w:val="00ED71F6"/>
    <w:rsid w:val="00EE0745"/>
    <w:rsid w:val="00EE6B15"/>
    <w:rsid w:val="00EF47EB"/>
    <w:rsid w:val="00EF5D13"/>
    <w:rsid w:val="00F00CD6"/>
    <w:rsid w:val="00F01D39"/>
    <w:rsid w:val="00F01E73"/>
    <w:rsid w:val="00F037DB"/>
    <w:rsid w:val="00F105DA"/>
    <w:rsid w:val="00F12118"/>
    <w:rsid w:val="00F15486"/>
    <w:rsid w:val="00F177F4"/>
    <w:rsid w:val="00F17E5D"/>
    <w:rsid w:val="00F208D0"/>
    <w:rsid w:val="00F238F3"/>
    <w:rsid w:val="00F23BF1"/>
    <w:rsid w:val="00F34298"/>
    <w:rsid w:val="00F4143A"/>
    <w:rsid w:val="00F43AE3"/>
    <w:rsid w:val="00F50113"/>
    <w:rsid w:val="00F528FB"/>
    <w:rsid w:val="00F60578"/>
    <w:rsid w:val="00F62771"/>
    <w:rsid w:val="00F6283E"/>
    <w:rsid w:val="00F669C9"/>
    <w:rsid w:val="00F66E72"/>
    <w:rsid w:val="00F7509A"/>
    <w:rsid w:val="00F808D2"/>
    <w:rsid w:val="00F8249A"/>
    <w:rsid w:val="00F84F9F"/>
    <w:rsid w:val="00F9078F"/>
    <w:rsid w:val="00F91AE0"/>
    <w:rsid w:val="00F946B2"/>
    <w:rsid w:val="00F94B45"/>
    <w:rsid w:val="00FA0368"/>
    <w:rsid w:val="00FA22EE"/>
    <w:rsid w:val="00FA3282"/>
    <w:rsid w:val="00FB03D3"/>
    <w:rsid w:val="00FB1338"/>
    <w:rsid w:val="00FB3E5D"/>
    <w:rsid w:val="00FB4238"/>
    <w:rsid w:val="00FB554D"/>
    <w:rsid w:val="00FB6CC6"/>
    <w:rsid w:val="00FC58E3"/>
    <w:rsid w:val="00FC5DDB"/>
    <w:rsid w:val="00FC6D78"/>
    <w:rsid w:val="00FD0515"/>
    <w:rsid w:val="00FD58DE"/>
    <w:rsid w:val="00FD7994"/>
    <w:rsid w:val="00FE1E11"/>
    <w:rsid w:val="00FE2F94"/>
    <w:rsid w:val="00FE365D"/>
    <w:rsid w:val="00FE491E"/>
    <w:rsid w:val="00FE4D90"/>
    <w:rsid w:val="00FE5F9E"/>
    <w:rsid w:val="00FE67A6"/>
    <w:rsid w:val="00FE6F23"/>
    <w:rsid w:val="00FF1EDF"/>
    <w:rsid w:val="00FF3236"/>
    <w:rsid w:val="00FF5346"/>
    <w:rsid w:val="00FF7D8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DC460"/>
  <w15:chartTrackingRefBased/>
  <w15:docId w15:val="{75A798B0-B2AB-4DF6-8942-AB1F4E56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F3C"/>
    <w:rPr>
      <w:rFonts w:ascii="Times New Roman" w:hAnsi="Times New Roman"/>
    </w:rPr>
  </w:style>
  <w:style w:type="paragraph" w:styleId="Titre1">
    <w:name w:val="heading 1"/>
    <w:basedOn w:val="Normal"/>
    <w:next w:val="Normal"/>
    <w:link w:val="Titre1Car"/>
    <w:uiPriority w:val="9"/>
    <w:qFormat/>
    <w:rsid w:val="005476A2"/>
    <w:pPr>
      <w:keepNext/>
      <w:keepLines/>
      <w:spacing w:before="360" w:after="80"/>
      <w:outlineLvl w:val="0"/>
    </w:pPr>
    <w:rPr>
      <w:rFonts w:eastAsiaTheme="majorEastAsia" w:cstheme="majorBidi"/>
      <w:b/>
      <w:color w:val="E97132" w:themeColor="accent2"/>
      <w:sz w:val="40"/>
      <w:szCs w:val="40"/>
    </w:rPr>
  </w:style>
  <w:style w:type="paragraph" w:styleId="Titre2">
    <w:name w:val="heading 2"/>
    <w:basedOn w:val="Normal"/>
    <w:next w:val="Normal"/>
    <w:link w:val="Titre2Car"/>
    <w:uiPriority w:val="9"/>
    <w:unhideWhenUsed/>
    <w:qFormat/>
    <w:rsid w:val="0004435B"/>
    <w:pPr>
      <w:keepNext/>
      <w:keepLines/>
      <w:spacing w:before="160" w:after="80"/>
      <w:outlineLvl w:val="1"/>
    </w:pPr>
    <w:rPr>
      <w:rFonts w:eastAsiaTheme="majorEastAsia" w:cstheme="majorBidi"/>
      <w:color w:val="0F4761" w:themeColor="accent1" w:themeShade="BF"/>
      <w:sz w:val="32"/>
      <w:szCs w:val="32"/>
    </w:rPr>
  </w:style>
  <w:style w:type="paragraph" w:styleId="Titre3">
    <w:name w:val="heading 3"/>
    <w:basedOn w:val="Normal"/>
    <w:next w:val="Normal"/>
    <w:link w:val="Titre3Car"/>
    <w:uiPriority w:val="9"/>
    <w:unhideWhenUsed/>
    <w:qFormat/>
    <w:rsid w:val="001F1D6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1D6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F1D6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F1D6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F1D6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F1D6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F1D6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76A2"/>
    <w:rPr>
      <w:rFonts w:ascii="Times New Roman" w:eastAsiaTheme="majorEastAsia" w:hAnsi="Times New Roman" w:cstheme="majorBidi"/>
      <w:b/>
      <w:color w:val="E97132" w:themeColor="accent2"/>
      <w:sz w:val="40"/>
      <w:szCs w:val="40"/>
    </w:rPr>
  </w:style>
  <w:style w:type="character" w:customStyle="1" w:styleId="Titre2Car">
    <w:name w:val="Titre 2 Car"/>
    <w:basedOn w:val="Policepardfaut"/>
    <w:link w:val="Titre2"/>
    <w:uiPriority w:val="9"/>
    <w:rsid w:val="0004435B"/>
    <w:rPr>
      <w:rFonts w:ascii="Times New Roman" w:eastAsiaTheme="majorEastAsia" w:hAnsi="Times New Roman" w:cstheme="majorBidi"/>
      <w:color w:val="0F4761" w:themeColor="accent1" w:themeShade="BF"/>
      <w:sz w:val="32"/>
      <w:szCs w:val="32"/>
    </w:rPr>
  </w:style>
  <w:style w:type="character" w:customStyle="1" w:styleId="Titre3Car">
    <w:name w:val="Titre 3 Car"/>
    <w:basedOn w:val="Policepardfaut"/>
    <w:link w:val="Titre3"/>
    <w:uiPriority w:val="9"/>
    <w:rsid w:val="001F1D6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F1D6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F1D6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F1D6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F1D6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F1D6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F1D61"/>
    <w:rPr>
      <w:rFonts w:eastAsiaTheme="majorEastAsia" w:cstheme="majorBidi"/>
      <w:color w:val="272727" w:themeColor="text1" w:themeTint="D8"/>
    </w:rPr>
  </w:style>
  <w:style w:type="paragraph" w:styleId="Titre">
    <w:name w:val="Title"/>
    <w:basedOn w:val="Normal"/>
    <w:next w:val="Normal"/>
    <w:link w:val="TitreCar"/>
    <w:uiPriority w:val="10"/>
    <w:qFormat/>
    <w:rsid w:val="001F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1D6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1D6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1D6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F1D61"/>
    <w:pPr>
      <w:spacing w:before="160"/>
      <w:jc w:val="center"/>
    </w:pPr>
    <w:rPr>
      <w:i/>
      <w:iCs/>
      <w:color w:val="404040" w:themeColor="text1" w:themeTint="BF"/>
    </w:rPr>
  </w:style>
  <w:style w:type="character" w:customStyle="1" w:styleId="CitationCar">
    <w:name w:val="Citation Car"/>
    <w:basedOn w:val="Policepardfaut"/>
    <w:link w:val="Citation"/>
    <w:uiPriority w:val="29"/>
    <w:rsid w:val="001F1D61"/>
    <w:rPr>
      <w:i/>
      <w:iCs/>
      <w:color w:val="404040" w:themeColor="text1" w:themeTint="BF"/>
    </w:rPr>
  </w:style>
  <w:style w:type="paragraph" w:styleId="Paragraphedeliste">
    <w:name w:val="List Paragraph"/>
    <w:basedOn w:val="Normal"/>
    <w:uiPriority w:val="34"/>
    <w:qFormat/>
    <w:rsid w:val="001F1D61"/>
    <w:pPr>
      <w:ind w:left="720"/>
      <w:contextualSpacing/>
    </w:pPr>
  </w:style>
  <w:style w:type="character" w:styleId="Accentuationintense">
    <w:name w:val="Intense Emphasis"/>
    <w:basedOn w:val="Policepardfaut"/>
    <w:uiPriority w:val="21"/>
    <w:qFormat/>
    <w:rsid w:val="001F1D61"/>
    <w:rPr>
      <w:i/>
      <w:iCs/>
      <w:color w:val="0F4761" w:themeColor="accent1" w:themeShade="BF"/>
    </w:rPr>
  </w:style>
  <w:style w:type="paragraph" w:styleId="Citationintense">
    <w:name w:val="Intense Quote"/>
    <w:basedOn w:val="Normal"/>
    <w:next w:val="Normal"/>
    <w:link w:val="CitationintenseCar"/>
    <w:uiPriority w:val="30"/>
    <w:qFormat/>
    <w:rsid w:val="001F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1D61"/>
    <w:rPr>
      <w:i/>
      <w:iCs/>
      <w:color w:val="0F4761" w:themeColor="accent1" w:themeShade="BF"/>
    </w:rPr>
  </w:style>
  <w:style w:type="character" w:styleId="Rfrenceintense">
    <w:name w:val="Intense Reference"/>
    <w:basedOn w:val="Policepardfaut"/>
    <w:uiPriority w:val="32"/>
    <w:qFormat/>
    <w:rsid w:val="001F1D61"/>
    <w:rPr>
      <w:b/>
      <w:bCs/>
      <w:smallCaps/>
      <w:color w:val="0F4761" w:themeColor="accent1" w:themeShade="BF"/>
      <w:spacing w:val="5"/>
    </w:rPr>
  </w:style>
  <w:style w:type="paragraph" w:styleId="En-tte">
    <w:name w:val="header"/>
    <w:basedOn w:val="Normal"/>
    <w:link w:val="En-tteCar"/>
    <w:uiPriority w:val="99"/>
    <w:unhideWhenUsed/>
    <w:rsid w:val="00C57624"/>
    <w:pPr>
      <w:tabs>
        <w:tab w:val="center" w:pos="4536"/>
        <w:tab w:val="right" w:pos="9072"/>
      </w:tabs>
      <w:spacing w:after="0" w:line="240" w:lineRule="auto"/>
    </w:pPr>
  </w:style>
  <w:style w:type="character" w:customStyle="1" w:styleId="En-tteCar">
    <w:name w:val="En-tête Car"/>
    <w:basedOn w:val="Policepardfaut"/>
    <w:link w:val="En-tte"/>
    <w:uiPriority w:val="99"/>
    <w:rsid w:val="00C57624"/>
  </w:style>
  <w:style w:type="paragraph" w:styleId="Pieddepage">
    <w:name w:val="footer"/>
    <w:basedOn w:val="Normal"/>
    <w:link w:val="PieddepageCar"/>
    <w:uiPriority w:val="99"/>
    <w:unhideWhenUsed/>
    <w:rsid w:val="00C576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7624"/>
  </w:style>
  <w:style w:type="character" w:styleId="Lienhypertexte">
    <w:name w:val="Hyperlink"/>
    <w:basedOn w:val="Policepardfaut"/>
    <w:uiPriority w:val="99"/>
    <w:unhideWhenUsed/>
    <w:rsid w:val="00B86EB5"/>
    <w:rPr>
      <w:color w:val="467886" w:themeColor="hyperlink"/>
      <w:u w:val="single"/>
    </w:rPr>
  </w:style>
  <w:style w:type="character" w:styleId="Mentionnonrsolue">
    <w:name w:val="Unresolved Mention"/>
    <w:basedOn w:val="Policepardfaut"/>
    <w:uiPriority w:val="99"/>
    <w:semiHidden/>
    <w:unhideWhenUsed/>
    <w:rsid w:val="00B86EB5"/>
    <w:rPr>
      <w:color w:val="605E5C"/>
      <w:shd w:val="clear" w:color="auto" w:fill="E1DFDD"/>
    </w:rPr>
  </w:style>
  <w:style w:type="paragraph" w:styleId="NormalWeb">
    <w:name w:val="Normal (Web)"/>
    <w:basedOn w:val="Normal"/>
    <w:uiPriority w:val="99"/>
    <w:semiHidden/>
    <w:unhideWhenUsed/>
    <w:rsid w:val="009A7E34"/>
    <w:rPr>
      <w:rFonts w:cs="Times New Roman"/>
    </w:rPr>
  </w:style>
  <w:style w:type="paragraph" w:customStyle="1" w:styleId="Code">
    <w:name w:val="Code"/>
    <w:basedOn w:val="Normal"/>
    <w:link w:val="CodeCar"/>
    <w:qFormat/>
    <w:rsid w:val="006B5CFF"/>
    <w:pPr>
      <w:autoSpaceDE w:val="0"/>
      <w:autoSpaceDN w:val="0"/>
      <w:adjustRightInd w:val="0"/>
      <w:spacing w:after="0" w:line="240" w:lineRule="auto"/>
    </w:pPr>
    <w:rPr>
      <w:rFonts w:ascii="Consolas" w:hAnsi="Consolas" w:cs="Consolas"/>
      <w:color w:val="000000"/>
      <w:kern w:val="0"/>
      <w:sz w:val="22"/>
      <w:szCs w:val="22"/>
      <w:lang w:val="en-US"/>
    </w:rPr>
  </w:style>
  <w:style w:type="character" w:customStyle="1" w:styleId="CodeCar">
    <w:name w:val="Code Car"/>
    <w:basedOn w:val="Policepardfaut"/>
    <w:link w:val="Code"/>
    <w:rsid w:val="006B5CFF"/>
    <w:rPr>
      <w:rFonts w:ascii="Consolas" w:hAnsi="Consolas" w:cs="Consolas"/>
      <w:color w:val="000000"/>
      <w:kern w:val="0"/>
      <w:sz w:val="22"/>
      <w:szCs w:val="22"/>
      <w:lang w:val="en-US"/>
    </w:rPr>
  </w:style>
  <w:style w:type="table" w:styleId="Grilledutableau">
    <w:name w:val="Table Grid"/>
    <w:basedOn w:val="TableauNormal"/>
    <w:uiPriority w:val="39"/>
    <w:rsid w:val="00EF5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F5D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ulGournay/ArtConnectPro-App.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C667E-55D5-4EEB-8CAB-FFFC014DA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4001</Words>
  <Characters>22006</Characters>
  <Application>Microsoft Office Word</Application>
  <DocSecurity>0</DocSecurity>
  <Lines>183</Lines>
  <Paragraphs>51</Paragraphs>
  <ScaleCrop>false</ScaleCrop>
  <Company/>
  <LinksUpToDate>false</LinksUpToDate>
  <CharactersWithSpaces>25956</CharactersWithSpaces>
  <SharedDoc>false</SharedDoc>
  <HLinks>
    <vt:vector size="6" baseType="variant">
      <vt:variant>
        <vt:i4>1441808</vt:i4>
      </vt:variant>
      <vt:variant>
        <vt:i4>0</vt:i4>
      </vt:variant>
      <vt:variant>
        <vt:i4>0</vt:i4>
      </vt:variant>
      <vt:variant>
        <vt:i4>5</vt:i4>
      </vt:variant>
      <vt:variant>
        <vt:lpwstr>https://github.com/PaulGournay/ArtConnectPro-App.git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GOURNAY</dc:creator>
  <cp:keywords/>
  <dc:description/>
  <cp:lastModifiedBy>Paul GOURNAY</cp:lastModifiedBy>
  <cp:revision>2</cp:revision>
  <dcterms:created xsi:type="dcterms:W3CDTF">2026-05-17T21:05:00Z</dcterms:created>
  <dcterms:modified xsi:type="dcterms:W3CDTF">2026-05-17T21:05:00Z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2026-04-02T10:10:51Z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a381d758-f91e-41e5-b563-fc7458b7f106</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